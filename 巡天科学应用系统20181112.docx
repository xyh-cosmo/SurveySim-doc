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62DD" w:rsidRPr="002962DD" w:rsidRDefault="00197203" w:rsidP="002962DD">
      <w:pPr>
        <w:pStyle w:val="Title"/>
        <w:outlineLvl w:val="9"/>
        <w:rPr>
          <w:sz w:val="36"/>
        </w:rPr>
      </w:pPr>
      <w:bookmarkStart w:id="0" w:name="_Toc463963969"/>
      <w:r>
        <w:rPr>
          <w:rFonts w:hint="eastAsia"/>
          <w:sz w:val="36"/>
        </w:rPr>
        <w:t>空间站光学</w:t>
      </w:r>
      <w:r w:rsidR="002962DD" w:rsidRPr="002962DD">
        <w:rPr>
          <w:rFonts w:hint="eastAsia"/>
          <w:sz w:val="36"/>
        </w:rPr>
        <w:t>巡天科学应用系统总体方案</w:t>
      </w:r>
    </w:p>
    <w:p w:rsidR="002962DD" w:rsidRPr="002962DD" w:rsidRDefault="009843AA" w:rsidP="00BF2380">
      <w:pPr>
        <w:pStyle w:val="CSSC0"/>
        <w:ind w:firstLineChars="0" w:firstLine="0"/>
        <w:jc w:val="center"/>
        <w:rPr>
          <w:rStyle w:val="a5"/>
          <w:b w:val="0"/>
          <w:bCs w:val="0"/>
          <w:sz w:val="28"/>
        </w:rPr>
      </w:pPr>
      <w:r>
        <w:rPr>
          <w:rStyle w:val="a5"/>
          <w:rFonts w:hint="eastAsia"/>
          <w:b w:val="0"/>
          <w:bCs w:val="0"/>
          <w:sz w:val="28"/>
        </w:rPr>
        <w:t>工作组成员：陈建生</w:t>
      </w:r>
      <w:r>
        <w:rPr>
          <w:rStyle w:val="a5"/>
          <w:rFonts w:hint="eastAsia"/>
          <w:b w:val="0"/>
          <w:bCs w:val="0"/>
          <w:sz w:val="28"/>
        </w:rPr>
        <w:t xml:space="preserve"> </w:t>
      </w:r>
      <w:r w:rsidR="002962DD">
        <w:rPr>
          <w:rFonts w:hint="eastAsia"/>
        </w:rPr>
        <w:t>黄茂海</w:t>
      </w:r>
      <w:r w:rsidR="002962DD">
        <w:rPr>
          <w:rFonts w:hint="eastAsia"/>
        </w:rPr>
        <w:t xml:space="preserve"> </w:t>
      </w:r>
      <w:r w:rsidR="002962DD">
        <w:rPr>
          <w:rFonts w:hint="eastAsia"/>
        </w:rPr>
        <w:t>江林华</w:t>
      </w:r>
      <w:r w:rsidR="002962DD">
        <w:rPr>
          <w:rFonts w:hint="eastAsia"/>
        </w:rPr>
        <w:t xml:space="preserve"> </w:t>
      </w:r>
      <w:r w:rsidR="002962DD" w:rsidRPr="002962DD">
        <w:rPr>
          <w:rStyle w:val="a5"/>
          <w:rFonts w:hint="eastAsia"/>
          <w:b w:val="0"/>
          <w:bCs w:val="0"/>
          <w:sz w:val="28"/>
        </w:rPr>
        <w:t>黎建辉</w:t>
      </w:r>
      <w:r w:rsidR="002962DD">
        <w:rPr>
          <w:rStyle w:val="a5"/>
          <w:rFonts w:hint="eastAsia"/>
          <w:b w:val="0"/>
          <w:bCs w:val="0"/>
          <w:sz w:val="28"/>
        </w:rPr>
        <w:t xml:space="preserve"> </w:t>
      </w:r>
      <w:r>
        <w:rPr>
          <w:rStyle w:val="a5"/>
          <w:rFonts w:hint="eastAsia"/>
          <w:b w:val="0"/>
          <w:bCs w:val="0"/>
          <w:sz w:val="28"/>
        </w:rPr>
        <w:t>刘怡</w:t>
      </w:r>
      <w:r>
        <w:rPr>
          <w:rStyle w:val="a5"/>
          <w:rFonts w:hint="eastAsia"/>
          <w:b w:val="0"/>
          <w:bCs w:val="0"/>
          <w:sz w:val="28"/>
        </w:rPr>
        <w:t xml:space="preserve"> </w:t>
      </w:r>
      <w:r w:rsidR="002962DD" w:rsidRPr="002962DD">
        <w:rPr>
          <w:rStyle w:val="a5"/>
          <w:rFonts w:hint="eastAsia"/>
          <w:b w:val="0"/>
          <w:bCs w:val="0"/>
          <w:sz w:val="28"/>
        </w:rPr>
        <w:t>孟宪民</w:t>
      </w:r>
      <w:r w:rsidR="002962DD">
        <w:rPr>
          <w:rStyle w:val="a5"/>
          <w:rFonts w:hint="eastAsia"/>
          <w:b w:val="0"/>
          <w:bCs w:val="0"/>
          <w:sz w:val="28"/>
        </w:rPr>
        <w:t xml:space="preserve"> </w:t>
      </w:r>
      <w:r w:rsidR="002962DD">
        <w:rPr>
          <w:rFonts w:hint="eastAsia"/>
        </w:rPr>
        <w:t>陕欢源</w:t>
      </w:r>
      <w:r w:rsidR="007300E9">
        <w:rPr>
          <w:rFonts w:hint="eastAsia"/>
        </w:rPr>
        <w:t xml:space="preserve"> </w:t>
      </w:r>
      <w:r w:rsidR="007300E9">
        <w:br/>
      </w:r>
      <w:r>
        <w:rPr>
          <w:rStyle w:val="a5"/>
          <w:rFonts w:hint="eastAsia"/>
          <w:b w:val="0"/>
          <w:bCs w:val="0"/>
          <w:sz w:val="28"/>
        </w:rPr>
        <w:t>王锋</w:t>
      </w:r>
      <w:r>
        <w:rPr>
          <w:rStyle w:val="a5"/>
          <w:rFonts w:hint="eastAsia"/>
          <w:b w:val="0"/>
          <w:bCs w:val="0"/>
          <w:sz w:val="28"/>
        </w:rPr>
        <w:t xml:space="preserve"> </w:t>
      </w:r>
      <w:r w:rsidR="007300E9">
        <w:rPr>
          <w:rStyle w:val="a5"/>
          <w:rFonts w:hint="eastAsia"/>
          <w:b w:val="0"/>
          <w:bCs w:val="0"/>
          <w:sz w:val="28"/>
        </w:rPr>
        <w:t>武剑锋</w:t>
      </w:r>
      <w:r w:rsidR="007300E9">
        <w:rPr>
          <w:rStyle w:val="a5"/>
          <w:rFonts w:hint="eastAsia"/>
          <w:b w:val="0"/>
          <w:bCs w:val="0"/>
          <w:sz w:val="28"/>
        </w:rPr>
        <w:t xml:space="preserve"> </w:t>
      </w:r>
      <w:r w:rsidR="00B1297D">
        <w:rPr>
          <w:rFonts w:hint="eastAsia"/>
          <w:color w:val="000000"/>
          <w:sz w:val="27"/>
          <w:szCs w:val="27"/>
        </w:rPr>
        <w:t>吴开超</w:t>
      </w:r>
      <w:r w:rsidR="007300E9">
        <w:rPr>
          <w:rFonts w:hint="eastAsia"/>
          <w:color w:val="000000"/>
          <w:sz w:val="27"/>
          <w:szCs w:val="27"/>
        </w:rPr>
        <w:t xml:space="preserve"> </w:t>
      </w:r>
      <w:r w:rsidR="007300E9" w:rsidRPr="002962DD">
        <w:rPr>
          <w:rStyle w:val="a5"/>
          <w:rFonts w:hint="eastAsia"/>
          <w:b w:val="0"/>
          <w:bCs w:val="0"/>
          <w:sz w:val="28"/>
        </w:rPr>
        <w:t>许优华</w:t>
      </w:r>
      <w:r w:rsidR="007300E9">
        <w:rPr>
          <w:rStyle w:val="a5"/>
          <w:rFonts w:hint="eastAsia"/>
          <w:b w:val="0"/>
          <w:bCs w:val="0"/>
          <w:sz w:val="28"/>
        </w:rPr>
        <w:t xml:space="preserve"> </w:t>
      </w:r>
      <w:r w:rsidR="002962DD">
        <w:rPr>
          <w:rStyle w:val="a5"/>
          <w:rFonts w:hint="eastAsia"/>
          <w:b w:val="0"/>
          <w:bCs w:val="0"/>
          <w:sz w:val="28"/>
        </w:rPr>
        <w:t>苑海波</w:t>
      </w:r>
      <w:r>
        <w:rPr>
          <w:rStyle w:val="a5"/>
          <w:rFonts w:hint="eastAsia"/>
          <w:b w:val="0"/>
          <w:bCs w:val="0"/>
          <w:sz w:val="28"/>
        </w:rPr>
        <w:t xml:space="preserve"> </w:t>
      </w:r>
      <w:r w:rsidRPr="002962DD">
        <w:rPr>
          <w:rStyle w:val="a5"/>
          <w:rFonts w:hint="eastAsia"/>
          <w:b w:val="0"/>
          <w:bCs w:val="0"/>
          <w:sz w:val="28"/>
        </w:rPr>
        <w:t>詹虎</w:t>
      </w:r>
      <w:r>
        <w:rPr>
          <w:rStyle w:val="a5"/>
          <w:rFonts w:hint="eastAsia"/>
          <w:b w:val="0"/>
          <w:bCs w:val="0"/>
          <w:sz w:val="28"/>
        </w:rPr>
        <w:t xml:space="preserve"> </w:t>
      </w:r>
      <w:r w:rsidR="002962DD">
        <w:rPr>
          <w:rStyle w:val="a5"/>
          <w:rFonts w:hint="eastAsia"/>
          <w:b w:val="0"/>
          <w:bCs w:val="0"/>
          <w:sz w:val="28"/>
        </w:rPr>
        <w:t>张天萌</w:t>
      </w:r>
    </w:p>
    <w:p w:rsidR="00146324" w:rsidRDefault="00146324" w:rsidP="002962DD">
      <w:pPr>
        <w:pStyle w:val="a3"/>
        <w:spacing w:before="163"/>
        <w:rPr>
          <w:rStyle w:val="a5"/>
          <w:sz w:val="32"/>
        </w:rPr>
      </w:pPr>
    </w:p>
    <w:p w:rsidR="002962DD" w:rsidRPr="002962DD" w:rsidRDefault="002962DD" w:rsidP="002962DD">
      <w:pPr>
        <w:pStyle w:val="a3"/>
        <w:spacing w:before="163"/>
        <w:rPr>
          <w:rStyle w:val="a5"/>
          <w:sz w:val="32"/>
        </w:rPr>
      </w:pPr>
      <w:r w:rsidRPr="002962DD">
        <w:rPr>
          <w:rStyle w:val="a5"/>
          <w:sz w:val="32"/>
        </w:rPr>
        <w:t>目</w:t>
      </w:r>
      <w:r w:rsidRPr="002962DD">
        <w:rPr>
          <w:rStyle w:val="a5"/>
          <w:sz w:val="32"/>
        </w:rPr>
        <w:t xml:space="preserve">   </w:t>
      </w:r>
      <w:r w:rsidRPr="002962DD">
        <w:rPr>
          <w:rStyle w:val="a5"/>
          <w:sz w:val="32"/>
        </w:rPr>
        <w:t>录</w:t>
      </w:r>
    </w:p>
    <w:p w:rsidR="00003247" w:rsidRDefault="002105E9" w:rsidP="00972F3A">
      <w:pPr>
        <w:pStyle w:val="TOC1"/>
        <w:ind w:firstLine="2"/>
        <w:rPr>
          <w:rFonts w:asciiTheme="minorHAnsi" w:hAnsiTheme="minorHAnsi" w:cstheme="minorBidi"/>
          <w:b w:val="0"/>
          <w:noProof/>
          <w:kern w:val="2"/>
          <w:szCs w:val="22"/>
        </w:rPr>
      </w:pPr>
      <w:r>
        <w:rPr>
          <w:b w:val="0"/>
        </w:rPr>
        <w:fldChar w:fldCharType="begin"/>
      </w:r>
      <w:r w:rsidR="002962DD">
        <w:rPr>
          <w:b w:val="0"/>
        </w:rPr>
        <w:instrText xml:space="preserve"> TOC \o "1-3" \h \z \u </w:instrText>
      </w:r>
      <w:r>
        <w:rPr>
          <w:b w:val="0"/>
        </w:rPr>
        <w:fldChar w:fldCharType="separate"/>
      </w:r>
      <w:hyperlink w:anchor="_Toc528572616" w:history="1">
        <w:r w:rsidR="00003247" w:rsidRPr="008910CE">
          <w:rPr>
            <w:rStyle w:val="Hyperlink"/>
            <w:noProof/>
          </w:rPr>
          <w:t>1</w:t>
        </w:r>
        <w:r w:rsidR="00003247">
          <w:rPr>
            <w:rFonts w:asciiTheme="minorHAnsi" w:hAnsiTheme="minorHAnsi" w:cstheme="minorBidi"/>
            <w:b w:val="0"/>
            <w:noProof/>
            <w:kern w:val="2"/>
            <w:szCs w:val="22"/>
          </w:rPr>
          <w:tab/>
        </w:r>
        <w:r w:rsidR="00003247" w:rsidRPr="008910CE">
          <w:rPr>
            <w:rStyle w:val="Hyperlink"/>
            <w:rFonts w:hint="eastAsia"/>
            <w:noProof/>
          </w:rPr>
          <w:t>项目背景</w:t>
        </w:r>
        <w:r w:rsidR="00003247">
          <w:rPr>
            <w:noProof/>
            <w:webHidden/>
          </w:rPr>
          <w:tab/>
        </w:r>
        <w:r>
          <w:rPr>
            <w:noProof/>
            <w:webHidden/>
          </w:rPr>
          <w:fldChar w:fldCharType="begin"/>
        </w:r>
        <w:r w:rsidR="00003247">
          <w:rPr>
            <w:noProof/>
            <w:webHidden/>
          </w:rPr>
          <w:instrText xml:space="preserve"> PAGEREF _Toc528572616 \h </w:instrText>
        </w:r>
        <w:r>
          <w:rPr>
            <w:noProof/>
            <w:webHidden/>
          </w:rPr>
        </w:r>
        <w:r>
          <w:rPr>
            <w:noProof/>
            <w:webHidden/>
          </w:rPr>
          <w:fldChar w:fldCharType="separate"/>
        </w:r>
        <w:r w:rsidR="00003247">
          <w:rPr>
            <w:noProof/>
            <w:webHidden/>
          </w:rPr>
          <w:t>3</w:t>
        </w:r>
        <w:r>
          <w:rPr>
            <w:noProof/>
            <w:webHidden/>
          </w:rPr>
          <w:fldChar w:fldCharType="end"/>
        </w:r>
      </w:hyperlink>
    </w:p>
    <w:p w:rsidR="00003247" w:rsidRDefault="002105E9" w:rsidP="00972F3A">
      <w:pPr>
        <w:pStyle w:val="TOC1"/>
        <w:ind w:firstLine="2"/>
        <w:rPr>
          <w:rFonts w:asciiTheme="minorHAnsi" w:hAnsiTheme="minorHAnsi" w:cstheme="minorBidi"/>
          <w:b w:val="0"/>
          <w:noProof/>
          <w:kern w:val="2"/>
          <w:szCs w:val="22"/>
        </w:rPr>
      </w:pPr>
      <w:hyperlink w:anchor="_Toc528572617" w:history="1">
        <w:r w:rsidR="00003247" w:rsidRPr="008910CE">
          <w:rPr>
            <w:rStyle w:val="Hyperlink"/>
            <w:noProof/>
          </w:rPr>
          <w:t>2</w:t>
        </w:r>
        <w:r w:rsidR="00003247">
          <w:rPr>
            <w:rFonts w:asciiTheme="minorHAnsi" w:hAnsiTheme="minorHAnsi" w:cstheme="minorBidi"/>
            <w:b w:val="0"/>
            <w:noProof/>
            <w:kern w:val="2"/>
            <w:szCs w:val="22"/>
          </w:rPr>
          <w:tab/>
        </w:r>
        <w:r w:rsidR="00003247" w:rsidRPr="008910CE">
          <w:rPr>
            <w:rStyle w:val="Hyperlink"/>
            <w:rFonts w:hint="eastAsia"/>
            <w:noProof/>
          </w:rPr>
          <w:t>任务目标和总体要求</w:t>
        </w:r>
        <w:r w:rsidR="00003247">
          <w:rPr>
            <w:noProof/>
            <w:webHidden/>
          </w:rPr>
          <w:tab/>
        </w:r>
        <w:r>
          <w:rPr>
            <w:noProof/>
            <w:webHidden/>
          </w:rPr>
          <w:fldChar w:fldCharType="begin"/>
        </w:r>
        <w:r w:rsidR="00003247">
          <w:rPr>
            <w:noProof/>
            <w:webHidden/>
          </w:rPr>
          <w:instrText xml:space="preserve"> PAGEREF _Toc528572617 \h </w:instrText>
        </w:r>
        <w:r>
          <w:rPr>
            <w:noProof/>
            <w:webHidden/>
          </w:rPr>
        </w:r>
        <w:r>
          <w:rPr>
            <w:noProof/>
            <w:webHidden/>
          </w:rPr>
          <w:fldChar w:fldCharType="separate"/>
        </w:r>
        <w:r w:rsidR="00003247">
          <w:rPr>
            <w:noProof/>
            <w:webHidden/>
          </w:rPr>
          <w:t>3</w:t>
        </w:r>
        <w:r>
          <w:rPr>
            <w:noProof/>
            <w:webHidden/>
          </w:rPr>
          <w:fldChar w:fldCharType="end"/>
        </w:r>
      </w:hyperlink>
    </w:p>
    <w:p w:rsidR="00003247" w:rsidRDefault="002105E9" w:rsidP="00972F3A">
      <w:pPr>
        <w:pStyle w:val="TOC1"/>
        <w:ind w:firstLine="2"/>
        <w:rPr>
          <w:rFonts w:asciiTheme="minorHAnsi" w:hAnsiTheme="minorHAnsi" w:cstheme="minorBidi"/>
          <w:b w:val="0"/>
          <w:noProof/>
          <w:kern w:val="2"/>
          <w:szCs w:val="22"/>
        </w:rPr>
      </w:pPr>
      <w:hyperlink w:anchor="_Toc528572618" w:history="1">
        <w:r w:rsidR="00003247" w:rsidRPr="008910CE">
          <w:rPr>
            <w:rStyle w:val="Hyperlink"/>
            <w:noProof/>
          </w:rPr>
          <w:t>3</w:t>
        </w:r>
        <w:r w:rsidR="00003247">
          <w:rPr>
            <w:rFonts w:asciiTheme="minorHAnsi" w:hAnsiTheme="minorHAnsi" w:cstheme="minorBidi"/>
            <w:b w:val="0"/>
            <w:noProof/>
            <w:kern w:val="2"/>
            <w:szCs w:val="22"/>
          </w:rPr>
          <w:tab/>
        </w:r>
        <w:r w:rsidR="00003247" w:rsidRPr="008910CE">
          <w:rPr>
            <w:rStyle w:val="Hyperlink"/>
            <w:rFonts w:hint="eastAsia"/>
            <w:noProof/>
          </w:rPr>
          <w:t>系统构成与架构</w:t>
        </w:r>
        <w:r w:rsidR="00003247">
          <w:rPr>
            <w:noProof/>
            <w:webHidden/>
          </w:rPr>
          <w:tab/>
        </w:r>
        <w:r>
          <w:rPr>
            <w:noProof/>
            <w:webHidden/>
          </w:rPr>
          <w:fldChar w:fldCharType="begin"/>
        </w:r>
        <w:r w:rsidR="00003247">
          <w:rPr>
            <w:noProof/>
            <w:webHidden/>
          </w:rPr>
          <w:instrText xml:space="preserve"> PAGEREF _Toc528572618 \h </w:instrText>
        </w:r>
        <w:r>
          <w:rPr>
            <w:noProof/>
            <w:webHidden/>
          </w:rPr>
        </w:r>
        <w:r>
          <w:rPr>
            <w:noProof/>
            <w:webHidden/>
          </w:rPr>
          <w:fldChar w:fldCharType="separate"/>
        </w:r>
        <w:r w:rsidR="00003247">
          <w:rPr>
            <w:noProof/>
            <w:webHidden/>
          </w:rPr>
          <w:t>3</w:t>
        </w:r>
        <w:r>
          <w:rPr>
            <w:noProof/>
            <w:webHidden/>
          </w:rPr>
          <w:fldChar w:fldCharType="end"/>
        </w:r>
      </w:hyperlink>
    </w:p>
    <w:p w:rsidR="00003247" w:rsidRDefault="002105E9" w:rsidP="00972F3A">
      <w:pPr>
        <w:pStyle w:val="TOC1"/>
        <w:ind w:firstLine="2"/>
        <w:rPr>
          <w:rFonts w:asciiTheme="minorHAnsi" w:hAnsiTheme="minorHAnsi" w:cstheme="minorBidi"/>
          <w:b w:val="0"/>
          <w:noProof/>
          <w:kern w:val="2"/>
          <w:szCs w:val="22"/>
        </w:rPr>
      </w:pPr>
      <w:hyperlink w:anchor="_Toc528572619" w:history="1">
        <w:r w:rsidR="00003247" w:rsidRPr="008910CE">
          <w:rPr>
            <w:rStyle w:val="Hyperlink"/>
            <w:noProof/>
          </w:rPr>
          <w:t>4</w:t>
        </w:r>
        <w:r w:rsidR="00003247">
          <w:rPr>
            <w:rFonts w:asciiTheme="minorHAnsi" w:hAnsiTheme="minorHAnsi" w:cstheme="minorBidi"/>
            <w:b w:val="0"/>
            <w:noProof/>
            <w:kern w:val="2"/>
            <w:szCs w:val="22"/>
          </w:rPr>
          <w:tab/>
        </w:r>
        <w:r w:rsidR="00003247" w:rsidRPr="008910CE">
          <w:rPr>
            <w:rStyle w:val="Hyperlink"/>
            <w:rFonts w:hint="eastAsia"/>
            <w:noProof/>
          </w:rPr>
          <w:t>总体方案</w:t>
        </w:r>
        <w:r w:rsidR="00003247">
          <w:rPr>
            <w:noProof/>
            <w:webHidden/>
          </w:rPr>
          <w:tab/>
        </w:r>
        <w:r>
          <w:rPr>
            <w:noProof/>
            <w:webHidden/>
          </w:rPr>
          <w:fldChar w:fldCharType="begin"/>
        </w:r>
        <w:r w:rsidR="00003247">
          <w:rPr>
            <w:noProof/>
            <w:webHidden/>
          </w:rPr>
          <w:instrText xml:space="preserve"> PAGEREF _Toc528572619 \h </w:instrText>
        </w:r>
        <w:r>
          <w:rPr>
            <w:noProof/>
            <w:webHidden/>
          </w:rPr>
        </w:r>
        <w:r>
          <w:rPr>
            <w:noProof/>
            <w:webHidden/>
          </w:rPr>
          <w:fldChar w:fldCharType="separate"/>
        </w:r>
        <w:r w:rsidR="00003247">
          <w:rPr>
            <w:noProof/>
            <w:webHidden/>
          </w:rPr>
          <w:t>5</w:t>
        </w:r>
        <w:r>
          <w:rPr>
            <w:noProof/>
            <w:webHidden/>
          </w:rPr>
          <w:fldChar w:fldCharType="end"/>
        </w:r>
      </w:hyperlink>
    </w:p>
    <w:p w:rsidR="00003247" w:rsidRDefault="002105E9" w:rsidP="00003247">
      <w:pPr>
        <w:pStyle w:val="TOC2"/>
        <w:tabs>
          <w:tab w:val="right" w:leader="dot" w:pos="8777"/>
        </w:tabs>
        <w:ind w:left="560"/>
        <w:rPr>
          <w:rFonts w:asciiTheme="minorHAnsi" w:hAnsiTheme="minorHAnsi" w:cstheme="minorBidi"/>
          <w:noProof/>
          <w:kern w:val="2"/>
          <w:szCs w:val="22"/>
        </w:rPr>
      </w:pPr>
      <w:hyperlink w:anchor="_Toc528572620" w:history="1">
        <w:r w:rsidR="00003247" w:rsidRPr="008910CE">
          <w:rPr>
            <w:rStyle w:val="Hyperlink"/>
            <w:noProof/>
          </w:rPr>
          <w:t>4.1</w:t>
        </w:r>
        <w:r w:rsidR="00003247" w:rsidRPr="008910CE">
          <w:rPr>
            <w:rStyle w:val="Hyperlink"/>
            <w:rFonts w:hint="eastAsia"/>
            <w:noProof/>
          </w:rPr>
          <w:t xml:space="preserve"> </w:t>
        </w:r>
        <w:r w:rsidR="00003247" w:rsidRPr="008910CE">
          <w:rPr>
            <w:rStyle w:val="Hyperlink"/>
            <w:rFonts w:hint="eastAsia"/>
            <w:noProof/>
          </w:rPr>
          <w:t>数据产品与要求</w:t>
        </w:r>
        <w:r w:rsidR="00003247">
          <w:rPr>
            <w:noProof/>
            <w:webHidden/>
          </w:rPr>
          <w:tab/>
        </w:r>
        <w:r>
          <w:rPr>
            <w:noProof/>
            <w:webHidden/>
          </w:rPr>
          <w:fldChar w:fldCharType="begin"/>
        </w:r>
        <w:r w:rsidR="00003247">
          <w:rPr>
            <w:noProof/>
            <w:webHidden/>
          </w:rPr>
          <w:instrText xml:space="preserve"> PAGEREF _Toc528572620 \h </w:instrText>
        </w:r>
        <w:r>
          <w:rPr>
            <w:noProof/>
            <w:webHidden/>
          </w:rPr>
        </w:r>
        <w:r>
          <w:rPr>
            <w:noProof/>
            <w:webHidden/>
          </w:rPr>
          <w:fldChar w:fldCharType="separate"/>
        </w:r>
        <w:r w:rsidR="00003247">
          <w:rPr>
            <w:noProof/>
            <w:webHidden/>
          </w:rPr>
          <w:t>5</w:t>
        </w:r>
        <w:r>
          <w:rPr>
            <w:noProof/>
            <w:webHidden/>
          </w:rPr>
          <w:fldChar w:fldCharType="end"/>
        </w:r>
      </w:hyperlink>
    </w:p>
    <w:p w:rsidR="00003247" w:rsidRDefault="002105E9" w:rsidP="00003247">
      <w:pPr>
        <w:pStyle w:val="TOC3"/>
        <w:tabs>
          <w:tab w:val="right" w:leader="dot" w:pos="8777"/>
        </w:tabs>
        <w:ind w:left="1120"/>
        <w:rPr>
          <w:rFonts w:asciiTheme="minorHAnsi" w:hAnsiTheme="minorHAnsi" w:cstheme="minorBidi"/>
          <w:noProof/>
          <w:kern w:val="2"/>
          <w:szCs w:val="22"/>
        </w:rPr>
      </w:pPr>
      <w:hyperlink w:anchor="_Toc528572621" w:history="1">
        <w:r w:rsidR="00003247" w:rsidRPr="008910CE">
          <w:rPr>
            <w:rStyle w:val="Hyperlink"/>
            <w:noProof/>
          </w:rPr>
          <w:t>4.1.1</w:t>
        </w:r>
        <w:r w:rsidR="00003247" w:rsidRPr="008910CE">
          <w:rPr>
            <w:rStyle w:val="Hyperlink"/>
            <w:rFonts w:hint="eastAsia"/>
            <w:noProof/>
          </w:rPr>
          <w:t xml:space="preserve"> </w:t>
        </w:r>
        <w:r w:rsidR="00003247" w:rsidRPr="008910CE">
          <w:rPr>
            <w:rStyle w:val="Hyperlink"/>
            <w:rFonts w:hint="eastAsia"/>
            <w:noProof/>
          </w:rPr>
          <w:t>数据产品</w:t>
        </w:r>
        <w:r w:rsidR="00003247">
          <w:rPr>
            <w:noProof/>
            <w:webHidden/>
          </w:rPr>
          <w:tab/>
        </w:r>
        <w:r>
          <w:rPr>
            <w:noProof/>
            <w:webHidden/>
          </w:rPr>
          <w:fldChar w:fldCharType="begin"/>
        </w:r>
        <w:r w:rsidR="00003247">
          <w:rPr>
            <w:noProof/>
            <w:webHidden/>
          </w:rPr>
          <w:instrText xml:space="preserve"> PAGEREF _Toc528572621 \h </w:instrText>
        </w:r>
        <w:r>
          <w:rPr>
            <w:noProof/>
            <w:webHidden/>
          </w:rPr>
        </w:r>
        <w:r>
          <w:rPr>
            <w:noProof/>
            <w:webHidden/>
          </w:rPr>
          <w:fldChar w:fldCharType="separate"/>
        </w:r>
        <w:r w:rsidR="00003247">
          <w:rPr>
            <w:noProof/>
            <w:webHidden/>
          </w:rPr>
          <w:t>5</w:t>
        </w:r>
        <w:r>
          <w:rPr>
            <w:noProof/>
            <w:webHidden/>
          </w:rPr>
          <w:fldChar w:fldCharType="end"/>
        </w:r>
      </w:hyperlink>
    </w:p>
    <w:p w:rsidR="00003247" w:rsidRDefault="002105E9" w:rsidP="00003247">
      <w:pPr>
        <w:pStyle w:val="TOC3"/>
        <w:tabs>
          <w:tab w:val="right" w:leader="dot" w:pos="8777"/>
        </w:tabs>
        <w:ind w:left="1120"/>
        <w:rPr>
          <w:rFonts w:asciiTheme="minorHAnsi" w:hAnsiTheme="minorHAnsi" w:cstheme="minorBidi"/>
          <w:noProof/>
          <w:kern w:val="2"/>
          <w:szCs w:val="22"/>
        </w:rPr>
      </w:pPr>
      <w:hyperlink w:anchor="_Toc528572622" w:history="1">
        <w:r w:rsidR="00003247" w:rsidRPr="008910CE">
          <w:rPr>
            <w:rStyle w:val="Hyperlink"/>
            <w:noProof/>
          </w:rPr>
          <w:t>4.1.2</w:t>
        </w:r>
        <w:r w:rsidR="00003247" w:rsidRPr="008910CE">
          <w:rPr>
            <w:rStyle w:val="Hyperlink"/>
            <w:rFonts w:hint="eastAsia"/>
            <w:noProof/>
          </w:rPr>
          <w:t xml:space="preserve"> </w:t>
        </w:r>
        <w:r w:rsidR="00003247" w:rsidRPr="008910CE">
          <w:rPr>
            <w:rStyle w:val="Hyperlink"/>
            <w:rFonts w:hint="eastAsia"/>
            <w:noProof/>
          </w:rPr>
          <w:t>数据产品要求</w:t>
        </w:r>
        <w:r w:rsidR="00003247">
          <w:rPr>
            <w:noProof/>
            <w:webHidden/>
          </w:rPr>
          <w:tab/>
        </w:r>
        <w:r>
          <w:rPr>
            <w:noProof/>
            <w:webHidden/>
          </w:rPr>
          <w:fldChar w:fldCharType="begin"/>
        </w:r>
        <w:r w:rsidR="00003247">
          <w:rPr>
            <w:noProof/>
            <w:webHidden/>
          </w:rPr>
          <w:instrText xml:space="preserve"> PAGEREF _Toc528572622 \h </w:instrText>
        </w:r>
        <w:r>
          <w:rPr>
            <w:noProof/>
            <w:webHidden/>
          </w:rPr>
        </w:r>
        <w:r>
          <w:rPr>
            <w:noProof/>
            <w:webHidden/>
          </w:rPr>
          <w:fldChar w:fldCharType="separate"/>
        </w:r>
        <w:r w:rsidR="00003247">
          <w:rPr>
            <w:noProof/>
            <w:webHidden/>
          </w:rPr>
          <w:t>6</w:t>
        </w:r>
        <w:r>
          <w:rPr>
            <w:noProof/>
            <w:webHidden/>
          </w:rPr>
          <w:fldChar w:fldCharType="end"/>
        </w:r>
      </w:hyperlink>
    </w:p>
    <w:p w:rsidR="00003247" w:rsidRDefault="002105E9" w:rsidP="00003247">
      <w:pPr>
        <w:pStyle w:val="TOC2"/>
        <w:tabs>
          <w:tab w:val="right" w:leader="dot" w:pos="8777"/>
        </w:tabs>
        <w:ind w:left="560"/>
        <w:rPr>
          <w:rFonts w:asciiTheme="minorHAnsi" w:hAnsiTheme="minorHAnsi" w:cstheme="minorBidi"/>
          <w:noProof/>
          <w:kern w:val="2"/>
          <w:szCs w:val="22"/>
        </w:rPr>
      </w:pPr>
      <w:hyperlink w:anchor="_Toc528572623" w:history="1">
        <w:r w:rsidR="00003247" w:rsidRPr="008910CE">
          <w:rPr>
            <w:rStyle w:val="Hyperlink"/>
            <w:noProof/>
          </w:rPr>
          <w:t>4.2</w:t>
        </w:r>
        <w:r w:rsidR="00003247" w:rsidRPr="008910CE">
          <w:rPr>
            <w:rStyle w:val="Hyperlink"/>
            <w:rFonts w:hint="eastAsia"/>
            <w:noProof/>
          </w:rPr>
          <w:t xml:space="preserve"> </w:t>
        </w:r>
        <w:r w:rsidR="00003247" w:rsidRPr="008910CE">
          <w:rPr>
            <w:rStyle w:val="Hyperlink"/>
            <w:rFonts w:hint="eastAsia"/>
            <w:noProof/>
          </w:rPr>
          <w:t>巡天仿真分系统</w:t>
        </w:r>
        <w:r w:rsidR="00003247">
          <w:rPr>
            <w:noProof/>
            <w:webHidden/>
          </w:rPr>
          <w:tab/>
        </w:r>
        <w:r>
          <w:rPr>
            <w:noProof/>
            <w:webHidden/>
          </w:rPr>
          <w:fldChar w:fldCharType="begin"/>
        </w:r>
        <w:r w:rsidR="00003247">
          <w:rPr>
            <w:noProof/>
            <w:webHidden/>
          </w:rPr>
          <w:instrText xml:space="preserve"> PAGEREF _Toc528572623 \h </w:instrText>
        </w:r>
        <w:r>
          <w:rPr>
            <w:noProof/>
            <w:webHidden/>
          </w:rPr>
        </w:r>
        <w:r>
          <w:rPr>
            <w:noProof/>
            <w:webHidden/>
          </w:rPr>
          <w:fldChar w:fldCharType="separate"/>
        </w:r>
        <w:r w:rsidR="00003247">
          <w:rPr>
            <w:noProof/>
            <w:webHidden/>
          </w:rPr>
          <w:t>6</w:t>
        </w:r>
        <w:r>
          <w:rPr>
            <w:noProof/>
            <w:webHidden/>
          </w:rPr>
          <w:fldChar w:fldCharType="end"/>
        </w:r>
      </w:hyperlink>
    </w:p>
    <w:p w:rsidR="00003247" w:rsidRDefault="002105E9" w:rsidP="00003247">
      <w:pPr>
        <w:pStyle w:val="TOC3"/>
        <w:tabs>
          <w:tab w:val="right" w:leader="dot" w:pos="8777"/>
        </w:tabs>
        <w:ind w:left="1120"/>
        <w:rPr>
          <w:rFonts w:asciiTheme="minorHAnsi" w:hAnsiTheme="minorHAnsi" w:cstheme="minorBidi"/>
          <w:noProof/>
          <w:kern w:val="2"/>
          <w:szCs w:val="22"/>
        </w:rPr>
      </w:pPr>
      <w:hyperlink w:anchor="_Toc528572624" w:history="1">
        <w:r w:rsidR="00003247" w:rsidRPr="008910CE">
          <w:rPr>
            <w:rStyle w:val="Hyperlink"/>
            <w:noProof/>
          </w:rPr>
          <w:t>4.2.1</w:t>
        </w:r>
        <w:r w:rsidR="00003247" w:rsidRPr="008910CE">
          <w:rPr>
            <w:rStyle w:val="Hyperlink"/>
            <w:rFonts w:hint="eastAsia"/>
            <w:noProof/>
          </w:rPr>
          <w:t xml:space="preserve"> </w:t>
        </w:r>
        <w:r w:rsidR="00003247" w:rsidRPr="008910CE">
          <w:rPr>
            <w:rStyle w:val="Hyperlink"/>
            <w:rFonts w:hint="eastAsia"/>
            <w:noProof/>
          </w:rPr>
          <w:t>图像仿真</w:t>
        </w:r>
        <w:r w:rsidR="00003247">
          <w:rPr>
            <w:noProof/>
            <w:webHidden/>
          </w:rPr>
          <w:tab/>
        </w:r>
        <w:r>
          <w:rPr>
            <w:noProof/>
            <w:webHidden/>
          </w:rPr>
          <w:fldChar w:fldCharType="begin"/>
        </w:r>
        <w:r w:rsidR="00003247">
          <w:rPr>
            <w:noProof/>
            <w:webHidden/>
          </w:rPr>
          <w:instrText xml:space="preserve"> PAGEREF _Toc528572624 \h </w:instrText>
        </w:r>
        <w:r>
          <w:rPr>
            <w:noProof/>
            <w:webHidden/>
          </w:rPr>
        </w:r>
        <w:r>
          <w:rPr>
            <w:noProof/>
            <w:webHidden/>
          </w:rPr>
          <w:fldChar w:fldCharType="separate"/>
        </w:r>
        <w:r w:rsidR="00003247">
          <w:rPr>
            <w:noProof/>
            <w:webHidden/>
          </w:rPr>
          <w:t>6</w:t>
        </w:r>
        <w:r>
          <w:rPr>
            <w:noProof/>
            <w:webHidden/>
          </w:rPr>
          <w:fldChar w:fldCharType="end"/>
        </w:r>
      </w:hyperlink>
    </w:p>
    <w:p w:rsidR="00003247" w:rsidRDefault="002105E9" w:rsidP="00003247">
      <w:pPr>
        <w:pStyle w:val="TOC3"/>
        <w:tabs>
          <w:tab w:val="right" w:leader="dot" w:pos="8777"/>
        </w:tabs>
        <w:ind w:left="1120"/>
        <w:rPr>
          <w:rFonts w:asciiTheme="minorHAnsi" w:hAnsiTheme="minorHAnsi" w:cstheme="minorBidi"/>
          <w:noProof/>
          <w:kern w:val="2"/>
          <w:szCs w:val="22"/>
        </w:rPr>
      </w:pPr>
      <w:hyperlink w:anchor="_Toc528572625" w:history="1">
        <w:r w:rsidR="00003247" w:rsidRPr="008910CE">
          <w:rPr>
            <w:rStyle w:val="Hyperlink"/>
            <w:noProof/>
          </w:rPr>
          <w:t>4.2.2</w:t>
        </w:r>
        <w:r w:rsidR="00003247" w:rsidRPr="008910CE">
          <w:rPr>
            <w:rStyle w:val="Hyperlink"/>
            <w:rFonts w:hint="eastAsia"/>
            <w:noProof/>
          </w:rPr>
          <w:t xml:space="preserve"> </w:t>
        </w:r>
        <w:r w:rsidR="00003247" w:rsidRPr="008910CE">
          <w:rPr>
            <w:rStyle w:val="Hyperlink"/>
            <w:rFonts w:hint="eastAsia"/>
            <w:noProof/>
          </w:rPr>
          <w:t>巡天编排仿真</w:t>
        </w:r>
        <w:r w:rsidR="00003247">
          <w:rPr>
            <w:noProof/>
            <w:webHidden/>
          </w:rPr>
          <w:tab/>
        </w:r>
        <w:r>
          <w:rPr>
            <w:noProof/>
            <w:webHidden/>
          </w:rPr>
          <w:fldChar w:fldCharType="begin"/>
        </w:r>
        <w:r w:rsidR="00003247">
          <w:rPr>
            <w:noProof/>
            <w:webHidden/>
          </w:rPr>
          <w:instrText xml:space="preserve"> PAGEREF _Toc528572625 \h </w:instrText>
        </w:r>
        <w:r>
          <w:rPr>
            <w:noProof/>
            <w:webHidden/>
          </w:rPr>
        </w:r>
        <w:r>
          <w:rPr>
            <w:noProof/>
            <w:webHidden/>
          </w:rPr>
          <w:fldChar w:fldCharType="separate"/>
        </w:r>
        <w:r w:rsidR="00003247">
          <w:rPr>
            <w:noProof/>
            <w:webHidden/>
          </w:rPr>
          <w:t>13</w:t>
        </w:r>
        <w:r>
          <w:rPr>
            <w:noProof/>
            <w:webHidden/>
          </w:rPr>
          <w:fldChar w:fldCharType="end"/>
        </w:r>
      </w:hyperlink>
    </w:p>
    <w:p w:rsidR="00003247" w:rsidRDefault="002105E9" w:rsidP="00003247">
      <w:pPr>
        <w:pStyle w:val="TOC2"/>
        <w:tabs>
          <w:tab w:val="right" w:leader="dot" w:pos="8777"/>
        </w:tabs>
        <w:ind w:left="560"/>
        <w:rPr>
          <w:rFonts w:asciiTheme="minorHAnsi" w:hAnsiTheme="minorHAnsi" w:cstheme="minorBidi"/>
          <w:noProof/>
          <w:kern w:val="2"/>
          <w:szCs w:val="22"/>
        </w:rPr>
      </w:pPr>
      <w:hyperlink w:anchor="_Toc528572626" w:history="1">
        <w:r w:rsidR="00003247" w:rsidRPr="008910CE">
          <w:rPr>
            <w:rStyle w:val="Hyperlink"/>
            <w:noProof/>
          </w:rPr>
          <w:t>4.3</w:t>
        </w:r>
        <w:r w:rsidR="00003247" w:rsidRPr="008910CE">
          <w:rPr>
            <w:rStyle w:val="Hyperlink"/>
            <w:rFonts w:hint="eastAsia"/>
            <w:noProof/>
          </w:rPr>
          <w:t xml:space="preserve"> </w:t>
        </w:r>
        <w:r w:rsidR="00003247" w:rsidRPr="008910CE">
          <w:rPr>
            <w:rStyle w:val="Hyperlink"/>
            <w:rFonts w:hint="eastAsia"/>
            <w:noProof/>
          </w:rPr>
          <w:t>数据流水线分系统（各位）</w:t>
        </w:r>
        <w:r w:rsidR="00003247">
          <w:rPr>
            <w:noProof/>
            <w:webHidden/>
          </w:rPr>
          <w:tab/>
        </w:r>
        <w:r>
          <w:rPr>
            <w:noProof/>
            <w:webHidden/>
          </w:rPr>
          <w:fldChar w:fldCharType="begin"/>
        </w:r>
        <w:r w:rsidR="00003247">
          <w:rPr>
            <w:noProof/>
            <w:webHidden/>
          </w:rPr>
          <w:instrText xml:space="preserve"> PAGEREF _Toc528572626 \h </w:instrText>
        </w:r>
        <w:r>
          <w:rPr>
            <w:noProof/>
            <w:webHidden/>
          </w:rPr>
        </w:r>
        <w:r>
          <w:rPr>
            <w:noProof/>
            <w:webHidden/>
          </w:rPr>
          <w:fldChar w:fldCharType="separate"/>
        </w:r>
        <w:r w:rsidR="00003247">
          <w:rPr>
            <w:noProof/>
            <w:webHidden/>
          </w:rPr>
          <w:t>17</w:t>
        </w:r>
        <w:r>
          <w:rPr>
            <w:noProof/>
            <w:webHidden/>
          </w:rPr>
          <w:fldChar w:fldCharType="end"/>
        </w:r>
      </w:hyperlink>
    </w:p>
    <w:p w:rsidR="00003247" w:rsidRDefault="002105E9" w:rsidP="00003247">
      <w:pPr>
        <w:pStyle w:val="TOC3"/>
        <w:tabs>
          <w:tab w:val="right" w:leader="dot" w:pos="8777"/>
        </w:tabs>
        <w:ind w:left="1120"/>
        <w:rPr>
          <w:rFonts w:asciiTheme="minorHAnsi" w:hAnsiTheme="minorHAnsi" w:cstheme="minorBidi"/>
          <w:noProof/>
          <w:kern w:val="2"/>
          <w:szCs w:val="22"/>
        </w:rPr>
      </w:pPr>
      <w:hyperlink w:anchor="_Toc528572627" w:history="1">
        <w:r w:rsidR="00003247" w:rsidRPr="008910CE">
          <w:rPr>
            <w:rStyle w:val="Hyperlink"/>
            <w:noProof/>
          </w:rPr>
          <w:t>4.3.1</w:t>
        </w:r>
        <w:r w:rsidR="00003247" w:rsidRPr="008910CE">
          <w:rPr>
            <w:rStyle w:val="Hyperlink"/>
            <w:rFonts w:hint="eastAsia"/>
            <w:noProof/>
          </w:rPr>
          <w:t xml:space="preserve"> </w:t>
        </w:r>
        <w:r w:rsidR="00003247" w:rsidRPr="008910CE">
          <w:rPr>
            <w:rStyle w:val="Hyperlink"/>
            <w:rFonts w:hint="eastAsia"/>
            <w:noProof/>
          </w:rPr>
          <w:t>多色成像图像处理流程</w:t>
        </w:r>
        <w:r w:rsidR="00003247">
          <w:rPr>
            <w:noProof/>
            <w:webHidden/>
          </w:rPr>
          <w:tab/>
        </w:r>
        <w:r>
          <w:rPr>
            <w:noProof/>
            <w:webHidden/>
          </w:rPr>
          <w:fldChar w:fldCharType="begin"/>
        </w:r>
        <w:r w:rsidR="00003247">
          <w:rPr>
            <w:noProof/>
            <w:webHidden/>
          </w:rPr>
          <w:instrText xml:space="preserve"> PAGEREF _Toc528572627 \h </w:instrText>
        </w:r>
        <w:r>
          <w:rPr>
            <w:noProof/>
            <w:webHidden/>
          </w:rPr>
        </w:r>
        <w:r>
          <w:rPr>
            <w:noProof/>
            <w:webHidden/>
          </w:rPr>
          <w:fldChar w:fldCharType="separate"/>
        </w:r>
        <w:r w:rsidR="00003247">
          <w:rPr>
            <w:noProof/>
            <w:webHidden/>
          </w:rPr>
          <w:t>17</w:t>
        </w:r>
        <w:r>
          <w:rPr>
            <w:noProof/>
            <w:webHidden/>
          </w:rPr>
          <w:fldChar w:fldCharType="end"/>
        </w:r>
      </w:hyperlink>
    </w:p>
    <w:p w:rsidR="00003247" w:rsidRDefault="002105E9" w:rsidP="00003247">
      <w:pPr>
        <w:pStyle w:val="TOC3"/>
        <w:tabs>
          <w:tab w:val="right" w:leader="dot" w:pos="8777"/>
        </w:tabs>
        <w:ind w:left="1120"/>
        <w:rPr>
          <w:rFonts w:asciiTheme="minorHAnsi" w:hAnsiTheme="minorHAnsi" w:cstheme="minorBidi"/>
          <w:noProof/>
          <w:kern w:val="2"/>
          <w:szCs w:val="22"/>
        </w:rPr>
      </w:pPr>
      <w:hyperlink w:anchor="_Toc528572628" w:history="1">
        <w:r w:rsidR="00003247" w:rsidRPr="008910CE">
          <w:rPr>
            <w:rStyle w:val="Hyperlink"/>
            <w:noProof/>
          </w:rPr>
          <w:t>4.3.2</w:t>
        </w:r>
        <w:r w:rsidR="00003247" w:rsidRPr="008910CE">
          <w:rPr>
            <w:rStyle w:val="Hyperlink"/>
            <w:rFonts w:hint="eastAsia"/>
            <w:noProof/>
          </w:rPr>
          <w:t xml:space="preserve"> </w:t>
        </w:r>
        <w:r w:rsidR="00003247" w:rsidRPr="008910CE">
          <w:rPr>
            <w:rStyle w:val="Hyperlink"/>
            <w:rFonts w:hint="eastAsia"/>
            <w:noProof/>
          </w:rPr>
          <w:t>空间站望远镜无缝光谱数据流水线</w:t>
        </w:r>
        <w:r w:rsidR="00003247">
          <w:rPr>
            <w:noProof/>
            <w:webHidden/>
          </w:rPr>
          <w:tab/>
        </w:r>
        <w:r>
          <w:rPr>
            <w:noProof/>
            <w:webHidden/>
          </w:rPr>
          <w:fldChar w:fldCharType="begin"/>
        </w:r>
        <w:r w:rsidR="00003247">
          <w:rPr>
            <w:noProof/>
            <w:webHidden/>
          </w:rPr>
          <w:instrText xml:space="preserve"> PAGEREF _Toc528572628 \h </w:instrText>
        </w:r>
        <w:r>
          <w:rPr>
            <w:noProof/>
            <w:webHidden/>
          </w:rPr>
        </w:r>
        <w:r>
          <w:rPr>
            <w:noProof/>
            <w:webHidden/>
          </w:rPr>
          <w:fldChar w:fldCharType="separate"/>
        </w:r>
        <w:r w:rsidR="00003247">
          <w:rPr>
            <w:noProof/>
            <w:webHidden/>
          </w:rPr>
          <w:t>23</w:t>
        </w:r>
        <w:r>
          <w:rPr>
            <w:noProof/>
            <w:webHidden/>
          </w:rPr>
          <w:fldChar w:fldCharType="end"/>
        </w:r>
      </w:hyperlink>
    </w:p>
    <w:p w:rsidR="00003247" w:rsidRDefault="002105E9" w:rsidP="00003247">
      <w:pPr>
        <w:pStyle w:val="TOC3"/>
        <w:tabs>
          <w:tab w:val="right" w:leader="dot" w:pos="8777"/>
        </w:tabs>
        <w:ind w:left="1120"/>
        <w:rPr>
          <w:rFonts w:asciiTheme="minorHAnsi" w:hAnsiTheme="minorHAnsi" w:cstheme="minorBidi"/>
          <w:noProof/>
          <w:kern w:val="2"/>
          <w:szCs w:val="22"/>
        </w:rPr>
      </w:pPr>
      <w:hyperlink w:anchor="_Toc528572629" w:history="1">
        <w:r w:rsidR="00003247" w:rsidRPr="008910CE">
          <w:rPr>
            <w:rStyle w:val="Hyperlink"/>
            <w:noProof/>
          </w:rPr>
          <w:t>4.3.3</w:t>
        </w:r>
        <w:r w:rsidR="00003247" w:rsidRPr="008910CE">
          <w:rPr>
            <w:rStyle w:val="Hyperlink"/>
            <w:rFonts w:hint="eastAsia"/>
            <w:noProof/>
          </w:rPr>
          <w:t xml:space="preserve"> </w:t>
        </w:r>
        <w:r w:rsidR="00003247" w:rsidRPr="008910CE">
          <w:rPr>
            <w:rStyle w:val="Hyperlink"/>
            <w:rFonts w:hint="eastAsia"/>
            <w:noProof/>
          </w:rPr>
          <w:t>无缝光谱波长和流量定标</w:t>
        </w:r>
        <w:r w:rsidR="00003247">
          <w:rPr>
            <w:noProof/>
            <w:webHidden/>
          </w:rPr>
          <w:tab/>
        </w:r>
        <w:r>
          <w:rPr>
            <w:noProof/>
            <w:webHidden/>
          </w:rPr>
          <w:fldChar w:fldCharType="begin"/>
        </w:r>
        <w:r w:rsidR="00003247">
          <w:rPr>
            <w:noProof/>
            <w:webHidden/>
          </w:rPr>
          <w:instrText xml:space="preserve"> PAGEREF _Toc528572629 \h </w:instrText>
        </w:r>
        <w:r>
          <w:rPr>
            <w:noProof/>
            <w:webHidden/>
          </w:rPr>
        </w:r>
        <w:r>
          <w:rPr>
            <w:noProof/>
            <w:webHidden/>
          </w:rPr>
          <w:fldChar w:fldCharType="separate"/>
        </w:r>
        <w:r w:rsidR="00003247">
          <w:rPr>
            <w:noProof/>
            <w:webHidden/>
          </w:rPr>
          <w:t>24</w:t>
        </w:r>
        <w:r>
          <w:rPr>
            <w:noProof/>
            <w:webHidden/>
          </w:rPr>
          <w:fldChar w:fldCharType="end"/>
        </w:r>
      </w:hyperlink>
    </w:p>
    <w:p w:rsidR="00003247" w:rsidRDefault="002105E9" w:rsidP="00003247">
      <w:pPr>
        <w:pStyle w:val="TOC2"/>
        <w:tabs>
          <w:tab w:val="right" w:leader="dot" w:pos="8777"/>
        </w:tabs>
        <w:ind w:left="560"/>
        <w:rPr>
          <w:rFonts w:asciiTheme="minorHAnsi" w:hAnsiTheme="minorHAnsi" w:cstheme="minorBidi"/>
          <w:noProof/>
          <w:kern w:val="2"/>
          <w:szCs w:val="22"/>
        </w:rPr>
      </w:pPr>
      <w:hyperlink w:anchor="_Toc528572630" w:history="1">
        <w:r w:rsidR="00003247" w:rsidRPr="008910CE">
          <w:rPr>
            <w:rStyle w:val="Hyperlink"/>
            <w:noProof/>
          </w:rPr>
          <w:t>4.4</w:t>
        </w:r>
        <w:r w:rsidR="00003247" w:rsidRPr="008910CE">
          <w:rPr>
            <w:rStyle w:val="Hyperlink"/>
            <w:rFonts w:hint="eastAsia"/>
            <w:noProof/>
          </w:rPr>
          <w:t xml:space="preserve"> </w:t>
        </w:r>
        <w:r w:rsidR="00003247" w:rsidRPr="008910CE">
          <w:rPr>
            <w:rStyle w:val="Hyperlink"/>
            <w:rFonts w:hint="eastAsia"/>
            <w:noProof/>
          </w:rPr>
          <w:t>数据质量保证分系统</w:t>
        </w:r>
        <w:r w:rsidR="00003247">
          <w:rPr>
            <w:noProof/>
            <w:webHidden/>
          </w:rPr>
          <w:tab/>
        </w:r>
        <w:r>
          <w:rPr>
            <w:noProof/>
            <w:webHidden/>
          </w:rPr>
          <w:fldChar w:fldCharType="begin"/>
        </w:r>
        <w:r w:rsidR="00003247">
          <w:rPr>
            <w:noProof/>
            <w:webHidden/>
          </w:rPr>
          <w:instrText xml:space="preserve"> PAGEREF _Toc528572630 \h </w:instrText>
        </w:r>
        <w:r>
          <w:rPr>
            <w:noProof/>
            <w:webHidden/>
          </w:rPr>
        </w:r>
        <w:r>
          <w:rPr>
            <w:noProof/>
            <w:webHidden/>
          </w:rPr>
          <w:fldChar w:fldCharType="separate"/>
        </w:r>
        <w:r w:rsidR="00003247">
          <w:rPr>
            <w:noProof/>
            <w:webHidden/>
          </w:rPr>
          <w:t>25</w:t>
        </w:r>
        <w:r>
          <w:rPr>
            <w:noProof/>
            <w:webHidden/>
          </w:rPr>
          <w:fldChar w:fldCharType="end"/>
        </w:r>
      </w:hyperlink>
    </w:p>
    <w:p w:rsidR="00003247" w:rsidRDefault="002105E9" w:rsidP="00003247">
      <w:pPr>
        <w:pStyle w:val="TOC3"/>
        <w:tabs>
          <w:tab w:val="right" w:leader="dot" w:pos="8777"/>
        </w:tabs>
        <w:ind w:left="1120"/>
        <w:rPr>
          <w:rFonts w:asciiTheme="minorHAnsi" w:hAnsiTheme="minorHAnsi" w:cstheme="minorBidi"/>
          <w:noProof/>
          <w:kern w:val="2"/>
          <w:szCs w:val="22"/>
        </w:rPr>
      </w:pPr>
      <w:hyperlink w:anchor="_Toc528572631" w:history="1">
        <w:r w:rsidR="00003247" w:rsidRPr="008910CE">
          <w:rPr>
            <w:rStyle w:val="Hyperlink"/>
            <w:noProof/>
          </w:rPr>
          <w:t>4.4.1</w:t>
        </w:r>
        <w:r w:rsidR="00003247" w:rsidRPr="008910CE">
          <w:rPr>
            <w:rStyle w:val="Hyperlink"/>
            <w:rFonts w:hint="eastAsia"/>
            <w:noProof/>
          </w:rPr>
          <w:t xml:space="preserve"> </w:t>
        </w:r>
        <w:r w:rsidR="00003247" w:rsidRPr="008910CE">
          <w:rPr>
            <w:rStyle w:val="Hyperlink"/>
            <w:rFonts w:hint="eastAsia"/>
            <w:noProof/>
          </w:rPr>
          <w:t>必要性分析</w:t>
        </w:r>
        <w:r w:rsidR="00003247">
          <w:rPr>
            <w:noProof/>
            <w:webHidden/>
          </w:rPr>
          <w:tab/>
        </w:r>
        <w:r>
          <w:rPr>
            <w:noProof/>
            <w:webHidden/>
          </w:rPr>
          <w:fldChar w:fldCharType="begin"/>
        </w:r>
        <w:r w:rsidR="00003247">
          <w:rPr>
            <w:noProof/>
            <w:webHidden/>
          </w:rPr>
          <w:instrText xml:space="preserve"> PAGEREF _Toc528572631 \h </w:instrText>
        </w:r>
        <w:r>
          <w:rPr>
            <w:noProof/>
            <w:webHidden/>
          </w:rPr>
        </w:r>
        <w:r>
          <w:rPr>
            <w:noProof/>
            <w:webHidden/>
          </w:rPr>
          <w:fldChar w:fldCharType="separate"/>
        </w:r>
        <w:r w:rsidR="00003247">
          <w:rPr>
            <w:noProof/>
            <w:webHidden/>
          </w:rPr>
          <w:t>25</w:t>
        </w:r>
        <w:r>
          <w:rPr>
            <w:noProof/>
            <w:webHidden/>
          </w:rPr>
          <w:fldChar w:fldCharType="end"/>
        </w:r>
      </w:hyperlink>
    </w:p>
    <w:p w:rsidR="00003247" w:rsidRDefault="002105E9" w:rsidP="00003247">
      <w:pPr>
        <w:pStyle w:val="TOC3"/>
        <w:tabs>
          <w:tab w:val="right" w:leader="dot" w:pos="8777"/>
        </w:tabs>
        <w:ind w:left="1120"/>
        <w:rPr>
          <w:rFonts w:asciiTheme="minorHAnsi" w:hAnsiTheme="minorHAnsi" w:cstheme="minorBidi"/>
          <w:noProof/>
          <w:kern w:val="2"/>
          <w:szCs w:val="22"/>
        </w:rPr>
      </w:pPr>
      <w:hyperlink w:anchor="_Toc528572632" w:history="1">
        <w:r w:rsidR="00003247" w:rsidRPr="008910CE">
          <w:rPr>
            <w:rStyle w:val="Hyperlink"/>
            <w:noProof/>
          </w:rPr>
          <w:t>4.4.2</w:t>
        </w:r>
        <w:r w:rsidR="00003247" w:rsidRPr="008910CE">
          <w:rPr>
            <w:rStyle w:val="Hyperlink"/>
            <w:rFonts w:hint="eastAsia"/>
            <w:noProof/>
          </w:rPr>
          <w:t xml:space="preserve"> </w:t>
        </w:r>
        <w:r w:rsidR="00003247" w:rsidRPr="008910CE">
          <w:rPr>
            <w:rStyle w:val="Hyperlink"/>
            <w:rFonts w:hint="eastAsia"/>
            <w:noProof/>
          </w:rPr>
          <w:t>数据质量保证工作机制</w:t>
        </w:r>
        <w:r w:rsidR="00003247">
          <w:rPr>
            <w:noProof/>
            <w:webHidden/>
          </w:rPr>
          <w:tab/>
        </w:r>
        <w:r>
          <w:rPr>
            <w:noProof/>
            <w:webHidden/>
          </w:rPr>
          <w:fldChar w:fldCharType="begin"/>
        </w:r>
        <w:r w:rsidR="00003247">
          <w:rPr>
            <w:noProof/>
            <w:webHidden/>
          </w:rPr>
          <w:instrText xml:space="preserve"> PAGEREF _Toc528572632 \h </w:instrText>
        </w:r>
        <w:r>
          <w:rPr>
            <w:noProof/>
            <w:webHidden/>
          </w:rPr>
        </w:r>
        <w:r>
          <w:rPr>
            <w:noProof/>
            <w:webHidden/>
          </w:rPr>
          <w:fldChar w:fldCharType="separate"/>
        </w:r>
        <w:r w:rsidR="00003247">
          <w:rPr>
            <w:noProof/>
            <w:webHidden/>
          </w:rPr>
          <w:t>26</w:t>
        </w:r>
        <w:r>
          <w:rPr>
            <w:noProof/>
            <w:webHidden/>
          </w:rPr>
          <w:fldChar w:fldCharType="end"/>
        </w:r>
      </w:hyperlink>
    </w:p>
    <w:p w:rsidR="00003247" w:rsidRDefault="002105E9" w:rsidP="00003247">
      <w:pPr>
        <w:pStyle w:val="TOC3"/>
        <w:tabs>
          <w:tab w:val="right" w:leader="dot" w:pos="8777"/>
        </w:tabs>
        <w:ind w:left="1120"/>
        <w:rPr>
          <w:rFonts w:asciiTheme="minorHAnsi" w:hAnsiTheme="minorHAnsi" w:cstheme="minorBidi"/>
          <w:noProof/>
          <w:kern w:val="2"/>
          <w:szCs w:val="22"/>
        </w:rPr>
      </w:pPr>
      <w:hyperlink w:anchor="_Toc528572633" w:history="1">
        <w:r w:rsidR="00003247" w:rsidRPr="008910CE">
          <w:rPr>
            <w:rStyle w:val="Hyperlink"/>
            <w:noProof/>
          </w:rPr>
          <w:t>4.4.3</w:t>
        </w:r>
        <w:r w:rsidR="00003247" w:rsidRPr="008910CE">
          <w:rPr>
            <w:rStyle w:val="Hyperlink"/>
            <w:rFonts w:hint="eastAsia"/>
            <w:noProof/>
          </w:rPr>
          <w:t xml:space="preserve"> </w:t>
        </w:r>
        <w:r w:rsidR="00003247" w:rsidRPr="008910CE">
          <w:rPr>
            <w:rStyle w:val="Hyperlink"/>
            <w:rFonts w:hint="eastAsia"/>
            <w:noProof/>
          </w:rPr>
          <w:t>影响数据产品质量的环节分析</w:t>
        </w:r>
        <w:r w:rsidR="00003247">
          <w:rPr>
            <w:noProof/>
            <w:webHidden/>
          </w:rPr>
          <w:tab/>
        </w:r>
        <w:r>
          <w:rPr>
            <w:noProof/>
            <w:webHidden/>
          </w:rPr>
          <w:fldChar w:fldCharType="begin"/>
        </w:r>
        <w:r w:rsidR="00003247">
          <w:rPr>
            <w:noProof/>
            <w:webHidden/>
          </w:rPr>
          <w:instrText xml:space="preserve"> PAGEREF _Toc528572633 \h </w:instrText>
        </w:r>
        <w:r>
          <w:rPr>
            <w:noProof/>
            <w:webHidden/>
          </w:rPr>
        </w:r>
        <w:r>
          <w:rPr>
            <w:noProof/>
            <w:webHidden/>
          </w:rPr>
          <w:fldChar w:fldCharType="separate"/>
        </w:r>
        <w:r w:rsidR="00003247">
          <w:rPr>
            <w:noProof/>
            <w:webHidden/>
          </w:rPr>
          <w:t>26</w:t>
        </w:r>
        <w:r>
          <w:rPr>
            <w:noProof/>
            <w:webHidden/>
          </w:rPr>
          <w:fldChar w:fldCharType="end"/>
        </w:r>
      </w:hyperlink>
    </w:p>
    <w:p w:rsidR="00003247" w:rsidRDefault="002105E9" w:rsidP="00003247">
      <w:pPr>
        <w:pStyle w:val="TOC3"/>
        <w:tabs>
          <w:tab w:val="right" w:leader="dot" w:pos="8777"/>
        </w:tabs>
        <w:ind w:left="1120"/>
        <w:rPr>
          <w:rFonts w:asciiTheme="minorHAnsi" w:hAnsiTheme="minorHAnsi" w:cstheme="minorBidi"/>
          <w:noProof/>
          <w:kern w:val="2"/>
          <w:szCs w:val="22"/>
        </w:rPr>
      </w:pPr>
      <w:hyperlink w:anchor="_Toc528572634" w:history="1">
        <w:r w:rsidR="00003247" w:rsidRPr="008910CE">
          <w:rPr>
            <w:rStyle w:val="Hyperlink"/>
            <w:noProof/>
          </w:rPr>
          <w:t>4.4.4</w:t>
        </w:r>
        <w:r w:rsidR="00003247" w:rsidRPr="008910CE">
          <w:rPr>
            <w:rStyle w:val="Hyperlink"/>
            <w:rFonts w:hint="eastAsia"/>
            <w:noProof/>
          </w:rPr>
          <w:t xml:space="preserve"> </w:t>
        </w:r>
        <w:r w:rsidR="00003247" w:rsidRPr="008910CE">
          <w:rPr>
            <w:rStyle w:val="Hyperlink"/>
            <w:rFonts w:hint="eastAsia"/>
            <w:noProof/>
          </w:rPr>
          <w:t>数据质量保证措施</w:t>
        </w:r>
        <w:r w:rsidR="00003247">
          <w:rPr>
            <w:noProof/>
            <w:webHidden/>
          </w:rPr>
          <w:tab/>
        </w:r>
        <w:r>
          <w:rPr>
            <w:noProof/>
            <w:webHidden/>
          </w:rPr>
          <w:fldChar w:fldCharType="begin"/>
        </w:r>
        <w:r w:rsidR="00003247">
          <w:rPr>
            <w:noProof/>
            <w:webHidden/>
          </w:rPr>
          <w:instrText xml:space="preserve"> PAGEREF _Toc528572634 \h </w:instrText>
        </w:r>
        <w:r>
          <w:rPr>
            <w:noProof/>
            <w:webHidden/>
          </w:rPr>
        </w:r>
        <w:r>
          <w:rPr>
            <w:noProof/>
            <w:webHidden/>
          </w:rPr>
          <w:fldChar w:fldCharType="separate"/>
        </w:r>
        <w:r w:rsidR="00003247">
          <w:rPr>
            <w:noProof/>
            <w:webHidden/>
          </w:rPr>
          <w:t>26</w:t>
        </w:r>
        <w:r>
          <w:rPr>
            <w:noProof/>
            <w:webHidden/>
          </w:rPr>
          <w:fldChar w:fldCharType="end"/>
        </w:r>
      </w:hyperlink>
    </w:p>
    <w:p w:rsidR="00003247" w:rsidRDefault="002105E9" w:rsidP="00003247">
      <w:pPr>
        <w:pStyle w:val="TOC3"/>
        <w:tabs>
          <w:tab w:val="right" w:leader="dot" w:pos="8777"/>
        </w:tabs>
        <w:ind w:left="1120"/>
        <w:rPr>
          <w:rFonts w:asciiTheme="minorHAnsi" w:hAnsiTheme="minorHAnsi" w:cstheme="minorBidi"/>
          <w:noProof/>
          <w:kern w:val="2"/>
          <w:szCs w:val="22"/>
        </w:rPr>
      </w:pPr>
      <w:hyperlink w:anchor="_Toc528572635" w:history="1">
        <w:r w:rsidR="00003247" w:rsidRPr="008910CE">
          <w:rPr>
            <w:rStyle w:val="Hyperlink"/>
            <w:noProof/>
          </w:rPr>
          <w:t>4.4.5</w:t>
        </w:r>
        <w:r w:rsidR="00003247" w:rsidRPr="008910CE">
          <w:rPr>
            <w:rStyle w:val="Hyperlink"/>
            <w:rFonts w:hint="eastAsia"/>
            <w:noProof/>
          </w:rPr>
          <w:t xml:space="preserve"> </w:t>
        </w:r>
        <w:r w:rsidR="00003247" w:rsidRPr="008910CE">
          <w:rPr>
            <w:rStyle w:val="Hyperlink"/>
            <w:rFonts w:hint="eastAsia"/>
            <w:noProof/>
          </w:rPr>
          <w:t>主要功能</w:t>
        </w:r>
        <w:r w:rsidR="00003247">
          <w:rPr>
            <w:noProof/>
            <w:webHidden/>
          </w:rPr>
          <w:tab/>
        </w:r>
        <w:r>
          <w:rPr>
            <w:noProof/>
            <w:webHidden/>
          </w:rPr>
          <w:fldChar w:fldCharType="begin"/>
        </w:r>
        <w:r w:rsidR="00003247">
          <w:rPr>
            <w:noProof/>
            <w:webHidden/>
          </w:rPr>
          <w:instrText xml:space="preserve"> PAGEREF _Toc528572635 \h </w:instrText>
        </w:r>
        <w:r>
          <w:rPr>
            <w:noProof/>
            <w:webHidden/>
          </w:rPr>
        </w:r>
        <w:r>
          <w:rPr>
            <w:noProof/>
            <w:webHidden/>
          </w:rPr>
          <w:fldChar w:fldCharType="separate"/>
        </w:r>
        <w:r w:rsidR="00003247">
          <w:rPr>
            <w:noProof/>
            <w:webHidden/>
          </w:rPr>
          <w:t>29</w:t>
        </w:r>
        <w:r>
          <w:rPr>
            <w:noProof/>
            <w:webHidden/>
          </w:rPr>
          <w:fldChar w:fldCharType="end"/>
        </w:r>
      </w:hyperlink>
    </w:p>
    <w:p w:rsidR="00003247" w:rsidRDefault="002105E9" w:rsidP="00003247">
      <w:pPr>
        <w:pStyle w:val="TOC3"/>
        <w:tabs>
          <w:tab w:val="right" w:leader="dot" w:pos="8777"/>
        </w:tabs>
        <w:ind w:left="1120"/>
        <w:rPr>
          <w:rFonts w:asciiTheme="minorHAnsi" w:hAnsiTheme="minorHAnsi" w:cstheme="minorBidi"/>
          <w:noProof/>
          <w:kern w:val="2"/>
          <w:szCs w:val="22"/>
        </w:rPr>
      </w:pPr>
      <w:hyperlink w:anchor="_Toc528572636" w:history="1">
        <w:r w:rsidR="00003247" w:rsidRPr="008910CE">
          <w:rPr>
            <w:rStyle w:val="Hyperlink"/>
            <w:noProof/>
          </w:rPr>
          <w:t>4.4.6</w:t>
        </w:r>
        <w:r w:rsidR="00003247" w:rsidRPr="008910CE">
          <w:rPr>
            <w:rStyle w:val="Hyperlink"/>
            <w:rFonts w:hint="eastAsia"/>
            <w:noProof/>
          </w:rPr>
          <w:t xml:space="preserve"> </w:t>
        </w:r>
        <w:r w:rsidR="00003247" w:rsidRPr="008910CE">
          <w:rPr>
            <w:rStyle w:val="Hyperlink"/>
            <w:rFonts w:hint="eastAsia"/>
            <w:noProof/>
          </w:rPr>
          <w:t>系统组成</w:t>
        </w:r>
        <w:r w:rsidR="00003247">
          <w:rPr>
            <w:noProof/>
            <w:webHidden/>
          </w:rPr>
          <w:tab/>
        </w:r>
        <w:r>
          <w:rPr>
            <w:noProof/>
            <w:webHidden/>
          </w:rPr>
          <w:fldChar w:fldCharType="begin"/>
        </w:r>
        <w:r w:rsidR="00003247">
          <w:rPr>
            <w:noProof/>
            <w:webHidden/>
          </w:rPr>
          <w:instrText xml:space="preserve"> PAGEREF _Toc528572636 \h </w:instrText>
        </w:r>
        <w:r>
          <w:rPr>
            <w:noProof/>
            <w:webHidden/>
          </w:rPr>
        </w:r>
        <w:r>
          <w:rPr>
            <w:noProof/>
            <w:webHidden/>
          </w:rPr>
          <w:fldChar w:fldCharType="separate"/>
        </w:r>
        <w:r w:rsidR="00003247">
          <w:rPr>
            <w:noProof/>
            <w:webHidden/>
          </w:rPr>
          <w:t>29</w:t>
        </w:r>
        <w:r>
          <w:rPr>
            <w:noProof/>
            <w:webHidden/>
          </w:rPr>
          <w:fldChar w:fldCharType="end"/>
        </w:r>
      </w:hyperlink>
    </w:p>
    <w:p w:rsidR="00003247" w:rsidRDefault="002105E9" w:rsidP="00003247">
      <w:pPr>
        <w:pStyle w:val="TOC2"/>
        <w:tabs>
          <w:tab w:val="right" w:leader="dot" w:pos="8777"/>
        </w:tabs>
        <w:ind w:left="560"/>
        <w:rPr>
          <w:rFonts w:asciiTheme="minorHAnsi" w:hAnsiTheme="minorHAnsi" w:cstheme="minorBidi"/>
          <w:noProof/>
          <w:kern w:val="2"/>
          <w:szCs w:val="22"/>
        </w:rPr>
      </w:pPr>
      <w:hyperlink w:anchor="_Toc528572637" w:history="1">
        <w:r w:rsidR="00003247" w:rsidRPr="008910CE">
          <w:rPr>
            <w:rStyle w:val="Hyperlink"/>
            <w:noProof/>
          </w:rPr>
          <w:t>4.5</w:t>
        </w:r>
        <w:r w:rsidR="00003247" w:rsidRPr="008910CE">
          <w:rPr>
            <w:rStyle w:val="Hyperlink"/>
            <w:rFonts w:hint="eastAsia"/>
            <w:noProof/>
          </w:rPr>
          <w:t xml:space="preserve"> </w:t>
        </w:r>
        <w:r w:rsidR="00003247" w:rsidRPr="008910CE">
          <w:rPr>
            <w:rStyle w:val="Hyperlink"/>
            <w:rFonts w:hint="eastAsia"/>
            <w:noProof/>
          </w:rPr>
          <w:t>数据服务分系统</w:t>
        </w:r>
        <w:r w:rsidR="00003247">
          <w:rPr>
            <w:noProof/>
            <w:webHidden/>
          </w:rPr>
          <w:tab/>
        </w:r>
        <w:r>
          <w:rPr>
            <w:noProof/>
            <w:webHidden/>
          </w:rPr>
          <w:fldChar w:fldCharType="begin"/>
        </w:r>
        <w:r w:rsidR="00003247">
          <w:rPr>
            <w:noProof/>
            <w:webHidden/>
          </w:rPr>
          <w:instrText xml:space="preserve"> PAGEREF _Toc528572637 \h </w:instrText>
        </w:r>
        <w:r>
          <w:rPr>
            <w:noProof/>
            <w:webHidden/>
          </w:rPr>
        </w:r>
        <w:r>
          <w:rPr>
            <w:noProof/>
            <w:webHidden/>
          </w:rPr>
          <w:fldChar w:fldCharType="separate"/>
        </w:r>
        <w:r w:rsidR="00003247">
          <w:rPr>
            <w:noProof/>
            <w:webHidden/>
          </w:rPr>
          <w:t>31</w:t>
        </w:r>
        <w:r>
          <w:rPr>
            <w:noProof/>
            <w:webHidden/>
          </w:rPr>
          <w:fldChar w:fldCharType="end"/>
        </w:r>
      </w:hyperlink>
    </w:p>
    <w:p w:rsidR="00003247" w:rsidRDefault="002105E9" w:rsidP="00003247">
      <w:pPr>
        <w:pStyle w:val="TOC2"/>
        <w:tabs>
          <w:tab w:val="right" w:leader="dot" w:pos="8777"/>
        </w:tabs>
        <w:ind w:left="560"/>
        <w:rPr>
          <w:rFonts w:asciiTheme="minorHAnsi" w:hAnsiTheme="minorHAnsi" w:cstheme="minorBidi"/>
          <w:noProof/>
          <w:kern w:val="2"/>
          <w:szCs w:val="22"/>
        </w:rPr>
      </w:pPr>
      <w:hyperlink w:anchor="_Toc528572638" w:history="1">
        <w:r w:rsidR="00003247" w:rsidRPr="008910CE">
          <w:rPr>
            <w:rStyle w:val="Hyperlink"/>
            <w:noProof/>
          </w:rPr>
          <w:t>4.6</w:t>
        </w:r>
        <w:r w:rsidR="00003247" w:rsidRPr="008910CE">
          <w:rPr>
            <w:rStyle w:val="Hyperlink"/>
            <w:rFonts w:hint="eastAsia"/>
            <w:noProof/>
          </w:rPr>
          <w:t xml:space="preserve"> </w:t>
        </w:r>
        <w:r w:rsidR="00003247" w:rsidRPr="008910CE">
          <w:rPr>
            <w:rStyle w:val="Hyperlink"/>
            <w:rFonts w:hint="eastAsia"/>
            <w:noProof/>
          </w:rPr>
          <w:t>观测运行支持分系统</w:t>
        </w:r>
        <w:r w:rsidR="00003247">
          <w:rPr>
            <w:noProof/>
            <w:webHidden/>
          </w:rPr>
          <w:tab/>
        </w:r>
        <w:r>
          <w:rPr>
            <w:noProof/>
            <w:webHidden/>
          </w:rPr>
          <w:fldChar w:fldCharType="begin"/>
        </w:r>
        <w:r w:rsidR="00003247">
          <w:rPr>
            <w:noProof/>
            <w:webHidden/>
          </w:rPr>
          <w:instrText xml:space="preserve"> PAGEREF _Toc528572638 \h </w:instrText>
        </w:r>
        <w:r>
          <w:rPr>
            <w:noProof/>
            <w:webHidden/>
          </w:rPr>
        </w:r>
        <w:r>
          <w:rPr>
            <w:noProof/>
            <w:webHidden/>
          </w:rPr>
          <w:fldChar w:fldCharType="separate"/>
        </w:r>
        <w:r w:rsidR="00003247">
          <w:rPr>
            <w:noProof/>
            <w:webHidden/>
          </w:rPr>
          <w:t>31</w:t>
        </w:r>
        <w:r>
          <w:rPr>
            <w:noProof/>
            <w:webHidden/>
          </w:rPr>
          <w:fldChar w:fldCharType="end"/>
        </w:r>
      </w:hyperlink>
    </w:p>
    <w:p w:rsidR="00003247" w:rsidRDefault="002105E9" w:rsidP="00003247">
      <w:pPr>
        <w:pStyle w:val="TOC3"/>
        <w:tabs>
          <w:tab w:val="right" w:leader="dot" w:pos="8777"/>
        </w:tabs>
        <w:ind w:left="1120"/>
        <w:rPr>
          <w:rFonts w:asciiTheme="minorHAnsi" w:hAnsiTheme="minorHAnsi" w:cstheme="minorBidi"/>
          <w:noProof/>
          <w:kern w:val="2"/>
          <w:szCs w:val="22"/>
        </w:rPr>
      </w:pPr>
      <w:hyperlink w:anchor="_Toc528572639" w:history="1">
        <w:r w:rsidR="00003247" w:rsidRPr="008910CE">
          <w:rPr>
            <w:rStyle w:val="Hyperlink"/>
            <w:noProof/>
          </w:rPr>
          <w:t>4.6.1</w:t>
        </w:r>
        <w:r w:rsidR="00003247" w:rsidRPr="008910CE">
          <w:rPr>
            <w:rStyle w:val="Hyperlink"/>
            <w:rFonts w:hint="eastAsia"/>
            <w:noProof/>
          </w:rPr>
          <w:t xml:space="preserve"> </w:t>
        </w:r>
        <w:r w:rsidR="00003247" w:rsidRPr="008910CE">
          <w:rPr>
            <w:rStyle w:val="Hyperlink"/>
            <w:rFonts w:hint="eastAsia"/>
            <w:noProof/>
          </w:rPr>
          <w:t>必要性分析</w:t>
        </w:r>
        <w:r w:rsidR="00003247">
          <w:rPr>
            <w:noProof/>
            <w:webHidden/>
          </w:rPr>
          <w:tab/>
        </w:r>
        <w:r>
          <w:rPr>
            <w:noProof/>
            <w:webHidden/>
          </w:rPr>
          <w:fldChar w:fldCharType="begin"/>
        </w:r>
        <w:r w:rsidR="00003247">
          <w:rPr>
            <w:noProof/>
            <w:webHidden/>
          </w:rPr>
          <w:instrText xml:space="preserve"> PAGEREF _Toc528572639 \h </w:instrText>
        </w:r>
        <w:r>
          <w:rPr>
            <w:noProof/>
            <w:webHidden/>
          </w:rPr>
        </w:r>
        <w:r>
          <w:rPr>
            <w:noProof/>
            <w:webHidden/>
          </w:rPr>
          <w:fldChar w:fldCharType="separate"/>
        </w:r>
        <w:r w:rsidR="00003247">
          <w:rPr>
            <w:noProof/>
            <w:webHidden/>
          </w:rPr>
          <w:t>31</w:t>
        </w:r>
        <w:r>
          <w:rPr>
            <w:noProof/>
            <w:webHidden/>
          </w:rPr>
          <w:fldChar w:fldCharType="end"/>
        </w:r>
      </w:hyperlink>
    </w:p>
    <w:p w:rsidR="00003247" w:rsidRDefault="002105E9" w:rsidP="00003247">
      <w:pPr>
        <w:pStyle w:val="TOC3"/>
        <w:tabs>
          <w:tab w:val="right" w:leader="dot" w:pos="8777"/>
        </w:tabs>
        <w:ind w:left="1120"/>
        <w:rPr>
          <w:rFonts w:asciiTheme="minorHAnsi" w:hAnsiTheme="minorHAnsi" w:cstheme="minorBidi"/>
          <w:noProof/>
          <w:kern w:val="2"/>
          <w:szCs w:val="22"/>
        </w:rPr>
      </w:pPr>
      <w:hyperlink w:anchor="_Toc528572640" w:history="1">
        <w:r w:rsidR="00003247" w:rsidRPr="008910CE">
          <w:rPr>
            <w:rStyle w:val="Hyperlink"/>
            <w:noProof/>
          </w:rPr>
          <w:t>4.6.2</w:t>
        </w:r>
        <w:r w:rsidR="00003247" w:rsidRPr="008910CE">
          <w:rPr>
            <w:rStyle w:val="Hyperlink"/>
            <w:rFonts w:hint="eastAsia"/>
            <w:noProof/>
          </w:rPr>
          <w:t xml:space="preserve"> </w:t>
        </w:r>
        <w:r w:rsidR="00003247" w:rsidRPr="008910CE">
          <w:rPr>
            <w:rStyle w:val="Hyperlink"/>
            <w:rFonts w:hint="eastAsia"/>
            <w:noProof/>
          </w:rPr>
          <w:t>主要功能</w:t>
        </w:r>
        <w:r w:rsidR="00003247">
          <w:rPr>
            <w:noProof/>
            <w:webHidden/>
          </w:rPr>
          <w:tab/>
        </w:r>
        <w:r>
          <w:rPr>
            <w:noProof/>
            <w:webHidden/>
          </w:rPr>
          <w:fldChar w:fldCharType="begin"/>
        </w:r>
        <w:r w:rsidR="00003247">
          <w:rPr>
            <w:noProof/>
            <w:webHidden/>
          </w:rPr>
          <w:instrText xml:space="preserve"> PAGEREF _Toc528572640 \h </w:instrText>
        </w:r>
        <w:r>
          <w:rPr>
            <w:noProof/>
            <w:webHidden/>
          </w:rPr>
        </w:r>
        <w:r>
          <w:rPr>
            <w:noProof/>
            <w:webHidden/>
          </w:rPr>
          <w:fldChar w:fldCharType="separate"/>
        </w:r>
        <w:r w:rsidR="00003247">
          <w:rPr>
            <w:noProof/>
            <w:webHidden/>
          </w:rPr>
          <w:t>32</w:t>
        </w:r>
        <w:r>
          <w:rPr>
            <w:noProof/>
            <w:webHidden/>
          </w:rPr>
          <w:fldChar w:fldCharType="end"/>
        </w:r>
      </w:hyperlink>
    </w:p>
    <w:p w:rsidR="00003247" w:rsidRDefault="002105E9" w:rsidP="00003247">
      <w:pPr>
        <w:pStyle w:val="TOC3"/>
        <w:tabs>
          <w:tab w:val="right" w:leader="dot" w:pos="8777"/>
        </w:tabs>
        <w:ind w:left="1120"/>
        <w:rPr>
          <w:rFonts w:asciiTheme="minorHAnsi" w:hAnsiTheme="minorHAnsi" w:cstheme="minorBidi"/>
          <w:noProof/>
          <w:kern w:val="2"/>
          <w:szCs w:val="22"/>
        </w:rPr>
      </w:pPr>
      <w:hyperlink w:anchor="_Toc528572641" w:history="1">
        <w:r w:rsidR="00003247" w:rsidRPr="008910CE">
          <w:rPr>
            <w:rStyle w:val="Hyperlink"/>
            <w:noProof/>
          </w:rPr>
          <w:t>4.6.3</w:t>
        </w:r>
        <w:r w:rsidR="00003247" w:rsidRPr="008910CE">
          <w:rPr>
            <w:rStyle w:val="Hyperlink"/>
            <w:rFonts w:hint="eastAsia"/>
            <w:noProof/>
          </w:rPr>
          <w:t xml:space="preserve"> </w:t>
        </w:r>
        <w:r w:rsidR="00003247" w:rsidRPr="008910CE">
          <w:rPr>
            <w:rStyle w:val="Hyperlink"/>
            <w:rFonts w:hint="eastAsia"/>
            <w:noProof/>
          </w:rPr>
          <w:t>系统组成</w:t>
        </w:r>
        <w:r w:rsidR="00003247">
          <w:rPr>
            <w:noProof/>
            <w:webHidden/>
          </w:rPr>
          <w:tab/>
        </w:r>
        <w:r>
          <w:rPr>
            <w:noProof/>
            <w:webHidden/>
          </w:rPr>
          <w:fldChar w:fldCharType="begin"/>
        </w:r>
        <w:r w:rsidR="00003247">
          <w:rPr>
            <w:noProof/>
            <w:webHidden/>
          </w:rPr>
          <w:instrText xml:space="preserve"> PAGEREF _Toc528572641 \h </w:instrText>
        </w:r>
        <w:r>
          <w:rPr>
            <w:noProof/>
            <w:webHidden/>
          </w:rPr>
        </w:r>
        <w:r>
          <w:rPr>
            <w:noProof/>
            <w:webHidden/>
          </w:rPr>
          <w:fldChar w:fldCharType="separate"/>
        </w:r>
        <w:r w:rsidR="00003247">
          <w:rPr>
            <w:noProof/>
            <w:webHidden/>
          </w:rPr>
          <w:t>33</w:t>
        </w:r>
        <w:r>
          <w:rPr>
            <w:noProof/>
            <w:webHidden/>
          </w:rPr>
          <w:fldChar w:fldCharType="end"/>
        </w:r>
      </w:hyperlink>
    </w:p>
    <w:p w:rsidR="00003247" w:rsidRDefault="002105E9" w:rsidP="00003247">
      <w:pPr>
        <w:pStyle w:val="TOC3"/>
        <w:tabs>
          <w:tab w:val="right" w:leader="dot" w:pos="8777"/>
        </w:tabs>
        <w:ind w:left="1120"/>
        <w:rPr>
          <w:rFonts w:asciiTheme="minorHAnsi" w:hAnsiTheme="minorHAnsi" w:cstheme="minorBidi"/>
          <w:noProof/>
          <w:kern w:val="2"/>
          <w:szCs w:val="22"/>
        </w:rPr>
      </w:pPr>
      <w:hyperlink w:anchor="_Toc528572642" w:history="1">
        <w:r w:rsidR="00003247" w:rsidRPr="008910CE">
          <w:rPr>
            <w:rStyle w:val="Hyperlink"/>
            <w:noProof/>
          </w:rPr>
          <w:t>4.6.4</w:t>
        </w:r>
        <w:r w:rsidR="00003247" w:rsidRPr="008910CE">
          <w:rPr>
            <w:rStyle w:val="Hyperlink"/>
            <w:rFonts w:hint="eastAsia"/>
            <w:noProof/>
          </w:rPr>
          <w:t xml:space="preserve"> </w:t>
        </w:r>
        <w:r w:rsidR="00003247" w:rsidRPr="008910CE">
          <w:rPr>
            <w:rStyle w:val="Hyperlink"/>
            <w:rFonts w:hint="eastAsia"/>
            <w:noProof/>
          </w:rPr>
          <w:t>关键问题</w:t>
        </w:r>
        <w:r w:rsidR="00003247">
          <w:rPr>
            <w:noProof/>
            <w:webHidden/>
          </w:rPr>
          <w:tab/>
        </w:r>
        <w:r>
          <w:rPr>
            <w:noProof/>
            <w:webHidden/>
          </w:rPr>
          <w:fldChar w:fldCharType="begin"/>
        </w:r>
        <w:r w:rsidR="00003247">
          <w:rPr>
            <w:noProof/>
            <w:webHidden/>
          </w:rPr>
          <w:instrText xml:space="preserve"> PAGEREF _Toc528572642 \h </w:instrText>
        </w:r>
        <w:r>
          <w:rPr>
            <w:noProof/>
            <w:webHidden/>
          </w:rPr>
        </w:r>
        <w:r>
          <w:rPr>
            <w:noProof/>
            <w:webHidden/>
          </w:rPr>
          <w:fldChar w:fldCharType="separate"/>
        </w:r>
        <w:r w:rsidR="00003247">
          <w:rPr>
            <w:noProof/>
            <w:webHidden/>
          </w:rPr>
          <w:t>35</w:t>
        </w:r>
        <w:r>
          <w:rPr>
            <w:noProof/>
            <w:webHidden/>
          </w:rPr>
          <w:fldChar w:fldCharType="end"/>
        </w:r>
      </w:hyperlink>
    </w:p>
    <w:p w:rsidR="00003247" w:rsidRDefault="002105E9" w:rsidP="00003247">
      <w:pPr>
        <w:pStyle w:val="TOC2"/>
        <w:tabs>
          <w:tab w:val="right" w:leader="dot" w:pos="8777"/>
        </w:tabs>
        <w:ind w:left="560"/>
        <w:rPr>
          <w:rFonts w:asciiTheme="minorHAnsi" w:hAnsiTheme="minorHAnsi" w:cstheme="minorBidi"/>
          <w:noProof/>
          <w:kern w:val="2"/>
          <w:szCs w:val="22"/>
        </w:rPr>
      </w:pPr>
      <w:hyperlink w:anchor="_Toc528572643" w:history="1">
        <w:r w:rsidR="00003247" w:rsidRPr="008910CE">
          <w:rPr>
            <w:rStyle w:val="Hyperlink"/>
            <w:noProof/>
          </w:rPr>
          <w:t>4.7</w:t>
        </w:r>
        <w:r w:rsidR="00003247" w:rsidRPr="008910CE">
          <w:rPr>
            <w:rStyle w:val="Hyperlink"/>
            <w:rFonts w:hint="eastAsia"/>
            <w:noProof/>
          </w:rPr>
          <w:t xml:space="preserve"> </w:t>
        </w:r>
        <w:r w:rsidR="00003247" w:rsidRPr="008910CE">
          <w:rPr>
            <w:rStyle w:val="Hyperlink"/>
            <w:rFonts w:hint="eastAsia"/>
            <w:noProof/>
          </w:rPr>
          <w:t>软件研发支持分系统</w:t>
        </w:r>
        <w:r w:rsidR="00003247">
          <w:rPr>
            <w:noProof/>
            <w:webHidden/>
          </w:rPr>
          <w:tab/>
        </w:r>
        <w:r>
          <w:rPr>
            <w:noProof/>
            <w:webHidden/>
          </w:rPr>
          <w:fldChar w:fldCharType="begin"/>
        </w:r>
        <w:r w:rsidR="00003247">
          <w:rPr>
            <w:noProof/>
            <w:webHidden/>
          </w:rPr>
          <w:instrText xml:space="preserve"> PAGEREF _Toc528572643 \h </w:instrText>
        </w:r>
        <w:r>
          <w:rPr>
            <w:noProof/>
            <w:webHidden/>
          </w:rPr>
        </w:r>
        <w:r>
          <w:rPr>
            <w:noProof/>
            <w:webHidden/>
          </w:rPr>
          <w:fldChar w:fldCharType="separate"/>
        </w:r>
        <w:r w:rsidR="00003247">
          <w:rPr>
            <w:noProof/>
            <w:webHidden/>
          </w:rPr>
          <w:t>35</w:t>
        </w:r>
        <w:r>
          <w:rPr>
            <w:noProof/>
            <w:webHidden/>
          </w:rPr>
          <w:fldChar w:fldCharType="end"/>
        </w:r>
      </w:hyperlink>
    </w:p>
    <w:p w:rsidR="00003247" w:rsidRDefault="002105E9" w:rsidP="00003247">
      <w:pPr>
        <w:pStyle w:val="TOC2"/>
        <w:tabs>
          <w:tab w:val="right" w:leader="dot" w:pos="8777"/>
        </w:tabs>
        <w:ind w:left="560"/>
        <w:rPr>
          <w:rFonts w:asciiTheme="minorHAnsi" w:hAnsiTheme="minorHAnsi" w:cstheme="minorBidi"/>
          <w:noProof/>
          <w:kern w:val="2"/>
          <w:szCs w:val="22"/>
        </w:rPr>
      </w:pPr>
      <w:hyperlink w:anchor="_Toc528572644" w:history="1">
        <w:r w:rsidR="00003247" w:rsidRPr="008910CE">
          <w:rPr>
            <w:rStyle w:val="Hyperlink"/>
            <w:noProof/>
          </w:rPr>
          <w:t>4.8</w:t>
        </w:r>
        <w:r w:rsidR="00003247" w:rsidRPr="008910CE">
          <w:rPr>
            <w:rStyle w:val="Hyperlink"/>
            <w:rFonts w:hint="eastAsia"/>
            <w:noProof/>
          </w:rPr>
          <w:t xml:space="preserve"> </w:t>
        </w:r>
        <w:r w:rsidR="00003247" w:rsidRPr="008910CE">
          <w:rPr>
            <w:rStyle w:val="Hyperlink"/>
            <w:rFonts w:hint="eastAsia"/>
            <w:noProof/>
          </w:rPr>
          <w:t>数据设施分系统</w:t>
        </w:r>
        <w:r w:rsidR="00003247">
          <w:rPr>
            <w:noProof/>
            <w:webHidden/>
          </w:rPr>
          <w:tab/>
        </w:r>
        <w:r>
          <w:rPr>
            <w:noProof/>
            <w:webHidden/>
          </w:rPr>
          <w:fldChar w:fldCharType="begin"/>
        </w:r>
        <w:r w:rsidR="00003247">
          <w:rPr>
            <w:noProof/>
            <w:webHidden/>
          </w:rPr>
          <w:instrText xml:space="preserve"> PAGEREF _Toc528572644 \h </w:instrText>
        </w:r>
        <w:r>
          <w:rPr>
            <w:noProof/>
            <w:webHidden/>
          </w:rPr>
        </w:r>
        <w:r>
          <w:rPr>
            <w:noProof/>
            <w:webHidden/>
          </w:rPr>
          <w:fldChar w:fldCharType="separate"/>
        </w:r>
        <w:r w:rsidR="00003247">
          <w:rPr>
            <w:noProof/>
            <w:webHidden/>
          </w:rPr>
          <w:t>36</w:t>
        </w:r>
        <w:r>
          <w:rPr>
            <w:noProof/>
            <w:webHidden/>
          </w:rPr>
          <w:fldChar w:fldCharType="end"/>
        </w:r>
      </w:hyperlink>
    </w:p>
    <w:p w:rsidR="00003247" w:rsidRDefault="002105E9" w:rsidP="00003247">
      <w:pPr>
        <w:pStyle w:val="TOC3"/>
        <w:tabs>
          <w:tab w:val="right" w:leader="dot" w:pos="8777"/>
        </w:tabs>
        <w:ind w:left="1120"/>
        <w:rPr>
          <w:rFonts w:asciiTheme="minorHAnsi" w:hAnsiTheme="minorHAnsi" w:cstheme="minorBidi"/>
          <w:noProof/>
          <w:kern w:val="2"/>
          <w:szCs w:val="22"/>
        </w:rPr>
      </w:pPr>
      <w:hyperlink w:anchor="_Toc528572645" w:history="1">
        <w:r w:rsidR="00003247" w:rsidRPr="008910CE">
          <w:rPr>
            <w:rStyle w:val="Hyperlink"/>
            <w:noProof/>
          </w:rPr>
          <w:t>4.8.1</w:t>
        </w:r>
        <w:r w:rsidR="00003247" w:rsidRPr="008910CE">
          <w:rPr>
            <w:rStyle w:val="Hyperlink"/>
            <w:rFonts w:hint="eastAsia"/>
            <w:noProof/>
          </w:rPr>
          <w:t xml:space="preserve"> </w:t>
        </w:r>
        <w:r w:rsidR="00003247" w:rsidRPr="008910CE">
          <w:rPr>
            <w:rStyle w:val="Hyperlink"/>
            <w:rFonts w:hint="eastAsia"/>
            <w:noProof/>
          </w:rPr>
          <w:t>数据中心</w:t>
        </w:r>
        <w:r w:rsidR="00003247">
          <w:rPr>
            <w:noProof/>
            <w:webHidden/>
          </w:rPr>
          <w:tab/>
        </w:r>
        <w:r>
          <w:rPr>
            <w:noProof/>
            <w:webHidden/>
          </w:rPr>
          <w:fldChar w:fldCharType="begin"/>
        </w:r>
        <w:r w:rsidR="00003247">
          <w:rPr>
            <w:noProof/>
            <w:webHidden/>
          </w:rPr>
          <w:instrText xml:space="preserve"> PAGEREF _Toc528572645 \h </w:instrText>
        </w:r>
        <w:r>
          <w:rPr>
            <w:noProof/>
            <w:webHidden/>
          </w:rPr>
        </w:r>
        <w:r>
          <w:rPr>
            <w:noProof/>
            <w:webHidden/>
          </w:rPr>
          <w:fldChar w:fldCharType="separate"/>
        </w:r>
        <w:r w:rsidR="00003247">
          <w:rPr>
            <w:noProof/>
            <w:webHidden/>
          </w:rPr>
          <w:t>36</w:t>
        </w:r>
        <w:r>
          <w:rPr>
            <w:noProof/>
            <w:webHidden/>
          </w:rPr>
          <w:fldChar w:fldCharType="end"/>
        </w:r>
      </w:hyperlink>
    </w:p>
    <w:p w:rsidR="00003247" w:rsidRDefault="002105E9" w:rsidP="00003247">
      <w:pPr>
        <w:pStyle w:val="TOC3"/>
        <w:tabs>
          <w:tab w:val="right" w:leader="dot" w:pos="8777"/>
        </w:tabs>
        <w:ind w:left="1120"/>
        <w:rPr>
          <w:rFonts w:asciiTheme="minorHAnsi" w:hAnsiTheme="minorHAnsi" w:cstheme="minorBidi"/>
          <w:noProof/>
          <w:kern w:val="2"/>
          <w:szCs w:val="22"/>
        </w:rPr>
      </w:pPr>
      <w:hyperlink w:anchor="_Toc528572646" w:history="1">
        <w:r w:rsidR="00003247" w:rsidRPr="008910CE">
          <w:rPr>
            <w:rStyle w:val="Hyperlink"/>
            <w:noProof/>
          </w:rPr>
          <w:t>4.8.2</w:t>
        </w:r>
        <w:r w:rsidR="00003247" w:rsidRPr="008910CE">
          <w:rPr>
            <w:rStyle w:val="Hyperlink"/>
            <w:rFonts w:hint="eastAsia"/>
            <w:noProof/>
          </w:rPr>
          <w:t xml:space="preserve"> </w:t>
        </w:r>
        <w:r w:rsidR="00003247" w:rsidRPr="008910CE">
          <w:rPr>
            <w:rStyle w:val="Hyperlink"/>
            <w:rFonts w:hint="eastAsia"/>
            <w:noProof/>
          </w:rPr>
          <w:t>服务中心</w:t>
        </w:r>
        <w:r w:rsidR="00003247">
          <w:rPr>
            <w:noProof/>
            <w:webHidden/>
          </w:rPr>
          <w:tab/>
        </w:r>
        <w:r>
          <w:rPr>
            <w:noProof/>
            <w:webHidden/>
          </w:rPr>
          <w:fldChar w:fldCharType="begin"/>
        </w:r>
        <w:r w:rsidR="00003247">
          <w:rPr>
            <w:noProof/>
            <w:webHidden/>
          </w:rPr>
          <w:instrText xml:space="preserve"> PAGEREF _Toc528572646 \h </w:instrText>
        </w:r>
        <w:r>
          <w:rPr>
            <w:noProof/>
            <w:webHidden/>
          </w:rPr>
        </w:r>
        <w:r>
          <w:rPr>
            <w:noProof/>
            <w:webHidden/>
          </w:rPr>
          <w:fldChar w:fldCharType="separate"/>
        </w:r>
        <w:r w:rsidR="00003247">
          <w:rPr>
            <w:noProof/>
            <w:webHidden/>
          </w:rPr>
          <w:t>37</w:t>
        </w:r>
        <w:r>
          <w:rPr>
            <w:noProof/>
            <w:webHidden/>
          </w:rPr>
          <w:fldChar w:fldCharType="end"/>
        </w:r>
      </w:hyperlink>
    </w:p>
    <w:p w:rsidR="00003247" w:rsidRDefault="002105E9" w:rsidP="00003247">
      <w:pPr>
        <w:pStyle w:val="TOC2"/>
        <w:tabs>
          <w:tab w:val="right" w:leader="dot" w:pos="8777"/>
        </w:tabs>
        <w:ind w:left="560"/>
        <w:rPr>
          <w:rFonts w:asciiTheme="minorHAnsi" w:hAnsiTheme="minorHAnsi" w:cstheme="minorBidi"/>
          <w:noProof/>
          <w:kern w:val="2"/>
          <w:szCs w:val="22"/>
        </w:rPr>
      </w:pPr>
      <w:hyperlink w:anchor="_Toc528572647" w:history="1">
        <w:r w:rsidR="00003247" w:rsidRPr="008910CE">
          <w:rPr>
            <w:rStyle w:val="Hyperlink"/>
            <w:noProof/>
          </w:rPr>
          <w:t>4.9</w:t>
        </w:r>
        <w:r w:rsidR="00003247" w:rsidRPr="008910CE">
          <w:rPr>
            <w:rStyle w:val="Hyperlink"/>
            <w:rFonts w:hint="eastAsia"/>
            <w:noProof/>
          </w:rPr>
          <w:t xml:space="preserve"> </w:t>
        </w:r>
        <w:r w:rsidR="00003247" w:rsidRPr="008910CE">
          <w:rPr>
            <w:rStyle w:val="Hyperlink"/>
            <w:rFonts w:hint="eastAsia"/>
            <w:noProof/>
          </w:rPr>
          <w:t>工作模式与信息流程</w:t>
        </w:r>
        <w:r w:rsidR="00003247">
          <w:rPr>
            <w:noProof/>
            <w:webHidden/>
          </w:rPr>
          <w:tab/>
        </w:r>
        <w:r>
          <w:rPr>
            <w:noProof/>
            <w:webHidden/>
          </w:rPr>
          <w:fldChar w:fldCharType="begin"/>
        </w:r>
        <w:r w:rsidR="00003247">
          <w:rPr>
            <w:noProof/>
            <w:webHidden/>
          </w:rPr>
          <w:instrText xml:space="preserve"> PAGEREF _Toc528572647 \h </w:instrText>
        </w:r>
        <w:r>
          <w:rPr>
            <w:noProof/>
            <w:webHidden/>
          </w:rPr>
        </w:r>
        <w:r>
          <w:rPr>
            <w:noProof/>
            <w:webHidden/>
          </w:rPr>
          <w:fldChar w:fldCharType="separate"/>
        </w:r>
        <w:r w:rsidR="00003247">
          <w:rPr>
            <w:noProof/>
            <w:webHidden/>
          </w:rPr>
          <w:t>37</w:t>
        </w:r>
        <w:r>
          <w:rPr>
            <w:noProof/>
            <w:webHidden/>
          </w:rPr>
          <w:fldChar w:fldCharType="end"/>
        </w:r>
      </w:hyperlink>
    </w:p>
    <w:p w:rsidR="00003247" w:rsidRDefault="002105E9" w:rsidP="00003247">
      <w:pPr>
        <w:pStyle w:val="TOC2"/>
        <w:tabs>
          <w:tab w:val="right" w:leader="dot" w:pos="8777"/>
        </w:tabs>
        <w:ind w:left="560"/>
        <w:rPr>
          <w:rFonts w:asciiTheme="minorHAnsi" w:hAnsiTheme="minorHAnsi" w:cstheme="minorBidi"/>
          <w:noProof/>
          <w:kern w:val="2"/>
          <w:szCs w:val="22"/>
        </w:rPr>
      </w:pPr>
      <w:hyperlink w:anchor="_Toc528572648" w:history="1">
        <w:r w:rsidR="00003247" w:rsidRPr="008910CE">
          <w:rPr>
            <w:rStyle w:val="Hyperlink"/>
            <w:noProof/>
          </w:rPr>
          <w:t>4.10</w:t>
        </w:r>
        <w:r w:rsidR="00003247" w:rsidRPr="008910CE">
          <w:rPr>
            <w:rStyle w:val="Hyperlink"/>
            <w:rFonts w:hint="eastAsia"/>
            <w:noProof/>
          </w:rPr>
          <w:t xml:space="preserve"> </w:t>
        </w:r>
        <w:r w:rsidR="00003247" w:rsidRPr="008910CE">
          <w:rPr>
            <w:rStyle w:val="Hyperlink"/>
            <w:rFonts w:hint="eastAsia"/>
            <w:noProof/>
          </w:rPr>
          <w:t>接口关系</w:t>
        </w:r>
        <w:r w:rsidR="00003247">
          <w:rPr>
            <w:noProof/>
            <w:webHidden/>
          </w:rPr>
          <w:tab/>
        </w:r>
        <w:r>
          <w:rPr>
            <w:noProof/>
            <w:webHidden/>
          </w:rPr>
          <w:fldChar w:fldCharType="begin"/>
        </w:r>
        <w:r w:rsidR="00003247">
          <w:rPr>
            <w:noProof/>
            <w:webHidden/>
          </w:rPr>
          <w:instrText xml:space="preserve"> PAGEREF _Toc528572648 \h </w:instrText>
        </w:r>
        <w:r>
          <w:rPr>
            <w:noProof/>
            <w:webHidden/>
          </w:rPr>
        </w:r>
        <w:r>
          <w:rPr>
            <w:noProof/>
            <w:webHidden/>
          </w:rPr>
          <w:fldChar w:fldCharType="separate"/>
        </w:r>
        <w:r w:rsidR="00003247">
          <w:rPr>
            <w:noProof/>
            <w:webHidden/>
          </w:rPr>
          <w:t>37</w:t>
        </w:r>
        <w:r>
          <w:rPr>
            <w:noProof/>
            <w:webHidden/>
          </w:rPr>
          <w:fldChar w:fldCharType="end"/>
        </w:r>
      </w:hyperlink>
    </w:p>
    <w:p w:rsidR="00003247" w:rsidRDefault="002105E9" w:rsidP="00972F3A">
      <w:pPr>
        <w:pStyle w:val="TOC1"/>
        <w:ind w:firstLine="2"/>
        <w:rPr>
          <w:rFonts w:asciiTheme="minorHAnsi" w:hAnsiTheme="minorHAnsi" w:cstheme="minorBidi"/>
          <w:b w:val="0"/>
          <w:noProof/>
          <w:kern w:val="2"/>
          <w:szCs w:val="22"/>
        </w:rPr>
      </w:pPr>
      <w:hyperlink w:anchor="_Toc528572649" w:history="1">
        <w:r w:rsidR="00003247" w:rsidRPr="008910CE">
          <w:rPr>
            <w:rStyle w:val="Hyperlink"/>
            <w:noProof/>
          </w:rPr>
          <w:t>5</w:t>
        </w:r>
        <w:r w:rsidR="00003247">
          <w:rPr>
            <w:rFonts w:asciiTheme="minorHAnsi" w:hAnsiTheme="minorHAnsi" w:cstheme="minorBidi"/>
            <w:b w:val="0"/>
            <w:noProof/>
            <w:kern w:val="2"/>
            <w:szCs w:val="22"/>
          </w:rPr>
          <w:tab/>
        </w:r>
        <w:r w:rsidR="00003247" w:rsidRPr="008910CE">
          <w:rPr>
            <w:rStyle w:val="Hyperlink"/>
            <w:rFonts w:hint="eastAsia"/>
            <w:noProof/>
          </w:rPr>
          <w:t>关键技术与解决途径</w:t>
        </w:r>
        <w:r w:rsidR="00003247">
          <w:rPr>
            <w:noProof/>
            <w:webHidden/>
          </w:rPr>
          <w:tab/>
        </w:r>
        <w:r>
          <w:rPr>
            <w:noProof/>
            <w:webHidden/>
          </w:rPr>
          <w:fldChar w:fldCharType="begin"/>
        </w:r>
        <w:r w:rsidR="00003247">
          <w:rPr>
            <w:noProof/>
            <w:webHidden/>
          </w:rPr>
          <w:instrText xml:space="preserve"> PAGEREF _Toc528572649 \h </w:instrText>
        </w:r>
        <w:r>
          <w:rPr>
            <w:noProof/>
            <w:webHidden/>
          </w:rPr>
        </w:r>
        <w:r>
          <w:rPr>
            <w:noProof/>
            <w:webHidden/>
          </w:rPr>
          <w:fldChar w:fldCharType="separate"/>
        </w:r>
        <w:r w:rsidR="00003247">
          <w:rPr>
            <w:noProof/>
            <w:webHidden/>
          </w:rPr>
          <w:t>37</w:t>
        </w:r>
        <w:r>
          <w:rPr>
            <w:noProof/>
            <w:webHidden/>
          </w:rPr>
          <w:fldChar w:fldCharType="end"/>
        </w:r>
      </w:hyperlink>
    </w:p>
    <w:p w:rsidR="00003247" w:rsidRDefault="002105E9" w:rsidP="00972F3A">
      <w:pPr>
        <w:pStyle w:val="TOC1"/>
        <w:ind w:firstLine="2"/>
        <w:rPr>
          <w:rFonts w:asciiTheme="minorHAnsi" w:hAnsiTheme="minorHAnsi" w:cstheme="minorBidi"/>
          <w:b w:val="0"/>
          <w:noProof/>
          <w:kern w:val="2"/>
          <w:szCs w:val="22"/>
        </w:rPr>
      </w:pPr>
      <w:hyperlink w:anchor="_Toc528572650" w:history="1">
        <w:r w:rsidR="00003247" w:rsidRPr="008910CE">
          <w:rPr>
            <w:rStyle w:val="Hyperlink"/>
            <w:noProof/>
          </w:rPr>
          <w:t>6</w:t>
        </w:r>
        <w:r w:rsidR="00003247">
          <w:rPr>
            <w:rFonts w:asciiTheme="minorHAnsi" w:hAnsiTheme="minorHAnsi" w:cstheme="minorBidi"/>
            <w:b w:val="0"/>
            <w:noProof/>
            <w:kern w:val="2"/>
            <w:szCs w:val="22"/>
          </w:rPr>
          <w:tab/>
        </w:r>
        <w:r w:rsidR="00003247" w:rsidRPr="008910CE">
          <w:rPr>
            <w:rStyle w:val="Hyperlink"/>
            <w:rFonts w:hint="eastAsia"/>
            <w:noProof/>
          </w:rPr>
          <w:t>研发组织与管理</w:t>
        </w:r>
        <w:r w:rsidR="00003247">
          <w:rPr>
            <w:noProof/>
            <w:webHidden/>
          </w:rPr>
          <w:tab/>
        </w:r>
        <w:r>
          <w:rPr>
            <w:noProof/>
            <w:webHidden/>
          </w:rPr>
          <w:fldChar w:fldCharType="begin"/>
        </w:r>
        <w:r w:rsidR="00003247">
          <w:rPr>
            <w:noProof/>
            <w:webHidden/>
          </w:rPr>
          <w:instrText xml:space="preserve"> PAGEREF _Toc528572650 \h </w:instrText>
        </w:r>
        <w:r>
          <w:rPr>
            <w:noProof/>
            <w:webHidden/>
          </w:rPr>
        </w:r>
        <w:r>
          <w:rPr>
            <w:noProof/>
            <w:webHidden/>
          </w:rPr>
          <w:fldChar w:fldCharType="separate"/>
        </w:r>
        <w:r w:rsidR="00003247">
          <w:rPr>
            <w:noProof/>
            <w:webHidden/>
          </w:rPr>
          <w:t>37</w:t>
        </w:r>
        <w:r>
          <w:rPr>
            <w:noProof/>
            <w:webHidden/>
          </w:rPr>
          <w:fldChar w:fldCharType="end"/>
        </w:r>
      </w:hyperlink>
    </w:p>
    <w:p w:rsidR="00003247" w:rsidRDefault="002105E9" w:rsidP="00972F3A">
      <w:pPr>
        <w:pStyle w:val="TOC1"/>
        <w:ind w:firstLine="2"/>
        <w:rPr>
          <w:rFonts w:asciiTheme="minorHAnsi" w:hAnsiTheme="minorHAnsi" w:cstheme="minorBidi"/>
          <w:b w:val="0"/>
          <w:noProof/>
          <w:kern w:val="2"/>
          <w:szCs w:val="22"/>
        </w:rPr>
      </w:pPr>
      <w:hyperlink w:anchor="_Toc528572651" w:history="1">
        <w:r w:rsidR="00003247" w:rsidRPr="008910CE">
          <w:rPr>
            <w:rStyle w:val="Hyperlink"/>
            <w:noProof/>
          </w:rPr>
          <w:t>7</w:t>
        </w:r>
        <w:r w:rsidR="00003247">
          <w:rPr>
            <w:rFonts w:asciiTheme="minorHAnsi" w:hAnsiTheme="minorHAnsi" w:cstheme="minorBidi"/>
            <w:b w:val="0"/>
            <w:noProof/>
            <w:kern w:val="2"/>
            <w:szCs w:val="22"/>
          </w:rPr>
          <w:tab/>
        </w:r>
        <w:r w:rsidR="00003247" w:rsidRPr="008910CE">
          <w:rPr>
            <w:rStyle w:val="Hyperlink"/>
            <w:rFonts w:hint="eastAsia"/>
            <w:noProof/>
          </w:rPr>
          <w:t>集成测试方案</w:t>
        </w:r>
        <w:r w:rsidR="00003247">
          <w:rPr>
            <w:noProof/>
            <w:webHidden/>
          </w:rPr>
          <w:tab/>
        </w:r>
        <w:r>
          <w:rPr>
            <w:noProof/>
            <w:webHidden/>
          </w:rPr>
          <w:fldChar w:fldCharType="begin"/>
        </w:r>
        <w:r w:rsidR="00003247">
          <w:rPr>
            <w:noProof/>
            <w:webHidden/>
          </w:rPr>
          <w:instrText xml:space="preserve"> PAGEREF _Toc528572651 \h </w:instrText>
        </w:r>
        <w:r>
          <w:rPr>
            <w:noProof/>
            <w:webHidden/>
          </w:rPr>
        </w:r>
        <w:r>
          <w:rPr>
            <w:noProof/>
            <w:webHidden/>
          </w:rPr>
          <w:fldChar w:fldCharType="separate"/>
        </w:r>
        <w:r w:rsidR="00003247">
          <w:rPr>
            <w:noProof/>
            <w:webHidden/>
          </w:rPr>
          <w:t>37</w:t>
        </w:r>
        <w:r>
          <w:rPr>
            <w:noProof/>
            <w:webHidden/>
          </w:rPr>
          <w:fldChar w:fldCharType="end"/>
        </w:r>
      </w:hyperlink>
    </w:p>
    <w:p w:rsidR="00003247" w:rsidRDefault="002105E9" w:rsidP="00972F3A">
      <w:pPr>
        <w:pStyle w:val="TOC1"/>
        <w:ind w:firstLine="2"/>
        <w:rPr>
          <w:rFonts w:asciiTheme="minorHAnsi" w:hAnsiTheme="minorHAnsi" w:cstheme="minorBidi"/>
          <w:b w:val="0"/>
          <w:noProof/>
          <w:kern w:val="2"/>
          <w:szCs w:val="22"/>
        </w:rPr>
      </w:pPr>
      <w:hyperlink w:anchor="_Toc528572652" w:history="1">
        <w:r w:rsidR="00003247" w:rsidRPr="008910CE">
          <w:rPr>
            <w:rStyle w:val="Hyperlink"/>
            <w:noProof/>
          </w:rPr>
          <w:t>8</w:t>
        </w:r>
        <w:r w:rsidR="00003247">
          <w:rPr>
            <w:rFonts w:asciiTheme="minorHAnsi" w:hAnsiTheme="minorHAnsi" w:cstheme="minorBidi"/>
            <w:b w:val="0"/>
            <w:noProof/>
            <w:kern w:val="2"/>
            <w:szCs w:val="22"/>
          </w:rPr>
          <w:tab/>
        </w:r>
        <w:r w:rsidR="00003247" w:rsidRPr="008910CE">
          <w:rPr>
            <w:rStyle w:val="Hyperlink"/>
            <w:rFonts w:hint="eastAsia"/>
            <w:noProof/>
          </w:rPr>
          <w:t>研制流程与计划</w:t>
        </w:r>
        <w:r w:rsidR="00003247">
          <w:rPr>
            <w:noProof/>
            <w:webHidden/>
          </w:rPr>
          <w:tab/>
        </w:r>
        <w:r>
          <w:rPr>
            <w:noProof/>
            <w:webHidden/>
          </w:rPr>
          <w:fldChar w:fldCharType="begin"/>
        </w:r>
        <w:r w:rsidR="00003247">
          <w:rPr>
            <w:noProof/>
            <w:webHidden/>
          </w:rPr>
          <w:instrText xml:space="preserve"> PAGEREF _Toc528572652 \h </w:instrText>
        </w:r>
        <w:r>
          <w:rPr>
            <w:noProof/>
            <w:webHidden/>
          </w:rPr>
        </w:r>
        <w:r>
          <w:rPr>
            <w:noProof/>
            <w:webHidden/>
          </w:rPr>
          <w:fldChar w:fldCharType="separate"/>
        </w:r>
        <w:r w:rsidR="00003247">
          <w:rPr>
            <w:noProof/>
            <w:webHidden/>
          </w:rPr>
          <w:t>37</w:t>
        </w:r>
        <w:r>
          <w:rPr>
            <w:noProof/>
            <w:webHidden/>
          </w:rPr>
          <w:fldChar w:fldCharType="end"/>
        </w:r>
      </w:hyperlink>
    </w:p>
    <w:p w:rsidR="00003247" w:rsidRDefault="002105E9" w:rsidP="00972F3A">
      <w:pPr>
        <w:pStyle w:val="TOC1"/>
        <w:ind w:firstLine="2"/>
        <w:rPr>
          <w:rFonts w:asciiTheme="minorHAnsi" w:hAnsiTheme="minorHAnsi" w:cstheme="minorBidi"/>
          <w:b w:val="0"/>
          <w:noProof/>
          <w:kern w:val="2"/>
          <w:szCs w:val="22"/>
        </w:rPr>
      </w:pPr>
      <w:hyperlink w:anchor="_Toc528572653" w:history="1">
        <w:r w:rsidR="00003247" w:rsidRPr="008910CE">
          <w:rPr>
            <w:rStyle w:val="Hyperlink"/>
            <w:noProof/>
          </w:rPr>
          <w:t>9</w:t>
        </w:r>
        <w:r w:rsidR="00003247">
          <w:rPr>
            <w:rFonts w:asciiTheme="minorHAnsi" w:hAnsiTheme="minorHAnsi" w:cstheme="minorBidi"/>
            <w:b w:val="0"/>
            <w:noProof/>
            <w:kern w:val="2"/>
            <w:szCs w:val="22"/>
          </w:rPr>
          <w:tab/>
        </w:r>
        <w:r w:rsidR="00003247" w:rsidRPr="008910CE">
          <w:rPr>
            <w:rStyle w:val="Hyperlink"/>
            <w:rFonts w:hint="eastAsia"/>
            <w:noProof/>
          </w:rPr>
          <w:t>人力与经费需求</w:t>
        </w:r>
        <w:r w:rsidR="00003247">
          <w:rPr>
            <w:noProof/>
            <w:webHidden/>
          </w:rPr>
          <w:tab/>
        </w:r>
        <w:r>
          <w:rPr>
            <w:noProof/>
            <w:webHidden/>
          </w:rPr>
          <w:fldChar w:fldCharType="begin"/>
        </w:r>
        <w:r w:rsidR="00003247">
          <w:rPr>
            <w:noProof/>
            <w:webHidden/>
          </w:rPr>
          <w:instrText xml:space="preserve"> PAGEREF _Toc528572653 \h </w:instrText>
        </w:r>
        <w:r>
          <w:rPr>
            <w:noProof/>
            <w:webHidden/>
          </w:rPr>
        </w:r>
        <w:r>
          <w:rPr>
            <w:noProof/>
            <w:webHidden/>
          </w:rPr>
          <w:fldChar w:fldCharType="separate"/>
        </w:r>
        <w:r w:rsidR="00003247">
          <w:rPr>
            <w:noProof/>
            <w:webHidden/>
          </w:rPr>
          <w:t>37</w:t>
        </w:r>
        <w:r>
          <w:rPr>
            <w:noProof/>
            <w:webHidden/>
          </w:rPr>
          <w:fldChar w:fldCharType="end"/>
        </w:r>
      </w:hyperlink>
    </w:p>
    <w:p w:rsidR="00003247" w:rsidRDefault="002105E9" w:rsidP="00972F3A">
      <w:pPr>
        <w:pStyle w:val="TOC1"/>
        <w:ind w:firstLine="2"/>
        <w:rPr>
          <w:rFonts w:asciiTheme="minorHAnsi" w:hAnsiTheme="minorHAnsi" w:cstheme="minorBidi"/>
          <w:b w:val="0"/>
          <w:noProof/>
          <w:kern w:val="2"/>
          <w:szCs w:val="22"/>
        </w:rPr>
      </w:pPr>
      <w:hyperlink w:anchor="_Toc528572654" w:history="1">
        <w:r w:rsidR="00003247" w:rsidRPr="008910CE">
          <w:rPr>
            <w:rStyle w:val="Hyperlink"/>
            <w:noProof/>
          </w:rPr>
          <w:t>10</w:t>
        </w:r>
        <w:r w:rsidR="00003247">
          <w:rPr>
            <w:rFonts w:asciiTheme="minorHAnsi" w:hAnsiTheme="minorHAnsi" w:cstheme="minorBidi"/>
            <w:b w:val="0"/>
            <w:noProof/>
            <w:kern w:val="2"/>
            <w:szCs w:val="22"/>
          </w:rPr>
          <w:tab/>
        </w:r>
        <w:r w:rsidR="00003247" w:rsidRPr="008910CE">
          <w:rPr>
            <w:rStyle w:val="Hyperlink"/>
            <w:rFonts w:hint="eastAsia"/>
            <w:noProof/>
          </w:rPr>
          <w:t>现有研制基础与保障条件</w:t>
        </w:r>
        <w:r w:rsidR="00003247">
          <w:rPr>
            <w:noProof/>
            <w:webHidden/>
          </w:rPr>
          <w:tab/>
        </w:r>
        <w:r>
          <w:rPr>
            <w:noProof/>
            <w:webHidden/>
          </w:rPr>
          <w:fldChar w:fldCharType="begin"/>
        </w:r>
        <w:r w:rsidR="00003247">
          <w:rPr>
            <w:noProof/>
            <w:webHidden/>
          </w:rPr>
          <w:instrText xml:space="preserve"> PAGEREF _Toc528572654 \h </w:instrText>
        </w:r>
        <w:r>
          <w:rPr>
            <w:noProof/>
            <w:webHidden/>
          </w:rPr>
        </w:r>
        <w:r>
          <w:rPr>
            <w:noProof/>
            <w:webHidden/>
          </w:rPr>
          <w:fldChar w:fldCharType="separate"/>
        </w:r>
        <w:r w:rsidR="00003247">
          <w:rPr>
            <w:noProof/>
            <w:webHidden/>
          </w:rPr>
          <w:t>37</w:t>
        </w:r>
        <w:r>
          <w:rPr>
            <w:noProof/>
            <w:webHidden/>
          </w:rPr>
          <w:fldChar w:fldCharType="end"/>
        </w:r>
      </w:hyperlink>
    </w:p>
    <w:p w:rsidR="00003247" w:rsidRDefault="002105E9" w:rsidP="00972F3A">
      <w:pPr>
        <w:pStyle w:val="TOC1"/>
        <w:ind w:firstLine="2"/>
        <w:rPr>
          <w:rFonts w:asciiTheme="minorHAnsi" w:hAnsiTheme="minorHAnsi" w:cstheme="minorBidi"/>
          <w:b w:val="0"/>
          <w:noProof/>
          <w:kern w:val="2"/>
          <w:szCs w:val="22"/>
        </w:rPr>
      </w:pPr>
      <w:hyperlink w:anchor="_Toc528572655" w:history="1">
        <w:r w:rsidR="00003247" w:rsidRPr="008910CE">
          <w:rPr>
            <w:rStyle w:val="Hyperlink"/>
            <w:noProof/>
          </w:rPr>
          <w:t>11</w:t>
        </w:r>
        <w:r w:rsidR="00003247">
          <w:rPr>
            <w:rFonts w:asciiTheme="minorHAnsi" w:hAnsiTheme="minorHAnsi" w:cstheme="minorBidi"/>
            <w:b w:val="0"/>
            <w:noProof/>
            <w:kern w:val="2"/>
            <w:szCs w:val="22"/>
          </w:rPr>
          <w:tab/>
        </w:r>
        <w:r w:rsidR="00003247" w:rsidRPr="008910CE">
          <w:rPr>
            <w:rStyle w:val="Hyperlink"/>
            <w:rFonts w:hint="eastAsia"/>
            <w:noProof/>
          </w:rPr>
          <w:t>研制保障条件需求</w:t>
        </w:r>
        <w:r w:rsidR="00003247">
          <w:rPr>
            <w:noProof/>
            <w:webHidden/>
          </w:rPr>
          <w:tab/>
        </w:r>
        <w:r>
          <w:rPr>
            <w:noProof/>
            <w:webHidden/>
          </w:rPr>
          <w:fldChar w:fldCharType="begin"/>
        </w:r>
        <w:r w:rsidR="00003247">
          <w:rPr>
            <w:noProof/>
            <w:webHidden/>
          </w:rPr>
          <w:instrText xml:space="preserve"> PAGEREF _Toc528572655 \h </w:instrText>
        </w:r>
        <w:r>
          <w:rPr>
            <w:noProof/>
            <w:webHidden/>
          </w:rPr>
        </w:r>
        <w:r>
          <w:rPr>
            <w:noProof/>
            <w:webHidden/>
          </w:rPr>
          <w:fldChar w:fldCharType="separate"/>
        </w:r>
        <w:r w:rsidR="00003247">
          <w:rPr>
            <w:noProof/>
            <w:webHidden/>
          </w:rPr>
          <w:t>37</w:t>
        </w:r>
        <w:r>
          <w:rPr>
            <w:noProof/>
            <w:webHidden/>
          </w:rPr>
          <w:fldChar w:fldCharType="end"/>
        </w:r>
      </w:hyperlink>
    </w:p>
    <w:p w:rsidR="00003247" w:rsidRDefault="002105E9" w:rsidP="00972F3A">
      <w:pPr>
        <w:pStyle w:val="TOC1"/>
        <w:ind w:firstLine="2"/>
        <w:rPr>
          <w:rFonts w:asciiTheme="minorHAnsi" w:hAnsiTheme="minorHAnsi" w:cstheme="minorBidi"/>
          <w:b w:val="0"/>
          <w:noProof/>
          <w:kern w:val="2"/>
          <w:szCs w:val="22"/>
        </w:rPr>
      </w:pPr>
      <w:hyperlink w:anchor="_Toc528572656" w:history="1">
        <w:r w:rsidR="00003247" w:rsidRPr="008910CE">
          <w:rPr>
            <w:rStyle w:val="Hyperlink"/>
            <w:noProof/>
          </w:rPr>
          <w:t>12</w:t>
        </w:r>
        <w:r w:rsidR="00003247">
          <w:rPr>
            <w:rFonts w:asciiTheme="minorHAnsi" w:hAnsiTheme="minorHAnsi" w:cstheme="minorBidi"/>
            <w:b w:val="0"/>
            <w:noProof/>
            <w:kern w:val="2"/>
            <w:szCs w:val="22"/>
          </w:rPr>
          <w:tab/>
        </w:r>
        <w:r w:rsidR="00003247" w:rsidRPr="008910CE">
          <w:rPr>
            <w:rStyle w:val="Hyperlink"/>
            <w:rFonts w:hint="eastAsia"/>
            <w:noProof/>
          </w:rPr>
          <w:t>小结</w:t>
        </w:r>
        <w:r w:rsidR="00003247">
          <w:rPr>
            <w:noProof/>
            <w:webHidden/>
          </w:rPr>
          <w:tab/>
        </w:r>
        <w:r>
          <w:rPr>
            <w:noProof/>
            <w:webHidden/>
          </w:rPr>
          <w:fldChar w:fldCharType="begin"/>
        </w:r>
        <w:r w:rsidR="00003247">
          <w:rPr>
            <w:noProof/>
            <w:webHidden/>
          </w:rPr>
          <w:instrText xml:space="preserve"> PAGEREF _Toc528572656 \h </w:instrText>
        </w:r>
        <w:r>
          <w:rPr>
            <w:noProof/>
            <w:webHidden/>
          </w:rPr>
        </w:r>
        <w:r>
          <w:rPr>
            <w:noProof/>
            <w:webHidden/>
          </w:rPr>
          <w:fldChar w:fldCharType="separate"/>
        </w:r>
        <w:r w:rsidR="00003247">
          <w:rPr>
            <w:noProof/>
            <w:webHidden/>
          </w:rPr>
          <w:t>37</w:t>
        </w:r>
        <w:r>
          <w:rPr>
            <w:noProof/>
            <w:webHidden/>
          </w:rPr>
          <w:fldChar w:fldCharType="end"/>
        </w:r>
      </w:hyperlink>
    </w:p>
    <w:p w:rsidR="002962DD" w:rsidRPr="00637F8B" w:rsidRDefault="002105E9" w:rsidP="002962DD">
      <w:pPr>
        <w:pStyle w:val="TOC1"/>
        <w:ind w:firstLine="2"/>
      </w:pPr>
      <w:r>
        <w:rPr>
          <w:b w:val="0"/>
        </w:rPr>
        <w:fldChar w:fldCharType="end"/>
      </w:r>
    </w:p>
    <w:p w:rsidR="002962DD" w:rsidRDefault="002962DD" w:rsidP="002962DD"/>
    <w:p w:rsidR="002962DD" w:rsidRDefault="002962DD" w:rsidP="002962DD"/>
    <w:p w:rsidR="002962DD" w:rsidRPr="00637F8B" w:rsidRDefault="002962DD" w:rsidP="002962DD"/>
    <w:p w:rsidR="002962DD" w:rsidRPr="00637F8B" w:rsidRDefault="002962DD" w:rsidP="002962DD">
      <w:pPr>
        <w:sectPr w:rsidR="002962DD" w:rsidRPr="00637F8B" w:rsidSect="00501664">
          <w:headerReference w:type="default" r:id="rId8"/>
          <w:footerReference w:type="default" r:id="rId9"/>
          <w:type w:val="continuous"/>
          <w:pgSz w:w="11906" w:h="16838"/>
          <w:pgMar w:top="1418" w:right="1418" w:bottom="1418" w:left="1701" w:header="851" w:footer="992" w:gutter="0"/>
          <w:pgNumType w:fmt="upperRoman" w:start="1"/>
          <w:cols w:space="425"/>
          <w:titlePg/>
          <w:docGrid w:type="lines" w:linePitch="326"/>
        </w:sectPr>
      </w:pPr>
    </w:p>
    <w:p w:rsidR="002962DD" w:rsidRPr="00637F8B" w:rsidRDefault="002962DD" w:rsidP="002962DD">
      <w:r w:rsidRPr="00637F8B">
        <w:lastRenderedPageBreak/>
        <w:br w:type="page"/>
      </w:r>
    </w:p>
    <w:p w:rsidR="00215280" w:rsidRDefault="00501664" w:rsidP="00007E7B">
      <w:pPr>
        <w:pStyle w:val="Heading1"/>
      </w:pPr>
      <w:bookmarkStart w:id="1" w:name="_Toc528572616"/>
      <w:r>
        <w:rPr>
          <w:rFonts w:hint="eastAsia"/>
        </w:rPr>
        <w:lastRenderedPageBreak/>
        <w:t>项目背景</w:t>
      </w:r>
      <w:bookmarkEnd w:id="1"/>
    </w:p>
    <w:p w:rsidR="00A70049" w:rsidRDefault="00A70049" w:rsidP="00D23DA9">
      <w:pPr>
        <w:pStyle w:val="CSSC0"/>
        <w:ind w:firstLine="560"/>
      </w:pPr>
      <w:r>
        <w:rPr>
          <w:rFonts w:hint="eastAsia"/>
        </w:rPr>
        <w:t>空间站光学巡天是我国载人</w:t>
      </w:r>
      <w:r w:rsidR="00FB62F7">
        <w:rPr>
          <w:rFonts w:hint="eastAsia"/>
        </w:rPr>
        <w:t>航天</w:t>
      </w:r>
      <w:r>
        <w:rPr>
          <w:rFonts w:hint="eastAsia"/>
        </w:rPr>
        <w:t>工程的重大科学项目，将由</w:t>
      </w:r>
      <w:r>
        <w:rPr>
          <w:rFonts w:hint="eastAsia"/>
        </w:rPr>
        <w:t>2m</w:t>
      </w:r>
      <w:r>
        <w:rPr>
          <w:rFonts w:hint="eastAsia"/>
        </w:rPr>
        <w:t>口径的巡天号光学舱实施。这个巡天立足于</w:t>
      </w:r>
      <w:r>
        <w:rPr>
          <w:rFonts w:hint="eastAsia"/>
        </w:rPr>
        <w:t>2020</w:t>
      </w:r>
      <w:r w:rsidR="00FB62F7">
        <w:rPr>
          <w:rFonts w:hint="eastAsia"/>
        </w:rPr>
        <w:t>-30</w:t>
      </w:r>
      <w:r>
        <w:rPr>
          <w:rFonts w:hint="eastAsia"/>
        </w:rPr>
        <w:t>年代国际天文学研究的战略前沿，在科学上具有极强的竞争力，将与欧美同期的大型天文项目并驾齐驱，</w:t>
      </w:r>
      <w:r w:rsidR="00FB62F7">
        <w:rPr>
          <w:rFonts w:hint="eastAsia"/>
        </w:rPr>
        <w:t>优势互补，并在若干方向上有所超越，有望</w:t>
      </w:r>
      <w:r>
        <w:rPr>
          <w:rFonts w:hint="eastAsia"/>
        </w:rPr>
        <w:t>取得对宇宙认知的重大突破。</w:t>
      </w:r>
    </w:p>
    <w:p w:rsidR="00E37A9E" w:rsidRDefault="00A70049" w:rsidP="00D23DA9">
      <w:pPr>
        <w:pStyle w:val="CSSC0"/>
        <w:ind w:firstLine="560"/>
      </w:pPr>
      <w:r w:rsidRPr="00D23DA9">
        <w:rPr>
          <w:rFonts w:hint="eastAsia"/>
        </w:rPr>
        <w:t>由</w:t>
      </w:r>
      <w:r w:rsidR="0062027E" w:rsidRPr="00D23DA9">
        <w:rPr>
          <w:rFonts w:hint="eastAsia"/>
        </w:rPr>
        <w:t>欧洲</w:t>
      </w:r>
      <w:r w:rsidRPr="00D23DA9">
        <w:rPr>
          <w:rFonts w:hint="eastAsia"/>
        </w:rPr>
        <w:t>Euclid</w:t>
      </w:r>
      <w:r w:rsidRPr="00D23DA9">
        <w:rPr>
          <w:rFonts w:hint="eastAsia"/>
        </w:rPr>
        <w:t>（</w:t>
      </w:r>
      <w:r w:rsidRPr="00D23DA9">
        <w:rPr>
          <w:rFonts w:hint="eastAsia"/>
        </w:rPr>
        <w:t>1.2m</w:t>
      </w:r>
      <w:r w:rsidRPr="00D23DA9">
        <w:rPr>
          <w:rFonts w:hint="eastAsia"/>
        </w:rPr>
        <w:t>口径，日地</w:t>
      </w:r>
      <w:r w:rsidRPr="00D23DA9">
        <w:rPr>
          <w:rFonts w:hint="eastAsia"/>
        </w:rPr>
        <w:t>L2</w:t>
      </w:r>
      <w:r w:rsidRPr="00D23DA9">
        <w:rPr>
          <w:rFonts w:hint="eastAsia"/>
        </w:rPr>
        <w:t>点）、美国</w:t>
      </w:r>
      <w:r w:rsidRPr="00D23DA9">
        <w:rPr>
          <w:rFonts w:hint="eastAsia"/>
        </w:rPr>
        <w:t>WFIRST</w:t>
      </w:r>
      <w:r w:rsidR="0062027E" w:rsidRPr="00D23DA9">
        <w:rPr>
          <w:rFonts w:hint="eastAsia"/>
        </w:rPr>
        <w:t>（</w:t>
      </w:r>
      <w:r w:rsidRPr="00D23DA9">
        <w:rPr>
          <w:rFonts w:hint="eastAsia"/>
        </w:rPr>
        <w:t>2.4m</w:t>
      </w:r>
      <w:r w:rsidRPr="00D23DA9">
        <w:rPr>
          <w:rFonts w:hint="eastAsia"/>
        </w:rPr>
        <w:t>口径，日地</w:t>
      </w:r>
      <w:r w:rsidRPr="00D23DA9">
        <w:rPr>
          <w:rFonts w:hint="eastAsia"/>
        </w:rPr>
        <w:t>L2</w:t>
      </w:r>
      <w:r w:rsidRPr="00D23DA9">
        <w:rPr>
          <w:rFonts w:hint="eastAsia"/>
        </w:rPr>
        <w:t>点）和</w:t>
      </w:r>
      <w:r w:rsidRPr="00D23DA9">
        <w:rPr>
          <w:rFonts w:hint="eastAsia"/>
        </w:rPr>
        <w:t>LSST</w:t>
      </w:r>
      <w:r w:rsidR="0062027E" w:rsidRPr="00D23DA9">
        <w:rPr>
          <w:rFonts w:hint="eastAsia"/>
        </w:rPr>
        <w:t>（</w:t>
      </w:r>
      <w:r w:rsidRPr="00D23DA9">
        <w:rPr>
          <w:rFonts w:hint="eastAsia"/>
        </w:rPr>
        <w:t>8.4m</w:t>
      </w:r>
      <w:r w:rsidRPr="00D23DA9">
        <w:rPr>
          <w:rFonts w:hint="eastAsia"/>
        </w:rPr>
        <w:t>口径</w:t>
      </w:r>
      <w:r w:rsidR="0062027E" w:rsidRPr="00D23DA9">
        <w:rPr>
          <w:rFonts w:hint="eastAsia"/>
        </w:rPr>
        <w:t>，地基</w:t>
      </w:r>
      <w:r w:rsidRPr="00D23DA9">
        <w:rPr>
          <w:rFonts w:hint="eastAsia"/>
        </w:rPr>
        <w:t>）项目的重要成员</w:t>
      </w:r>
      <w:r w:rsidR="000C3FB7" w:rsidRPr="00D23DA9">
        <w:rPr>
          <w:rFonts w:hint="eastAsia"/>
        </w:rPr>
        <w:t>以及</w:t>
      </w:r>
      <w:r w:rsidRPr="00D23DA9">
        <w:rPr>
          <w:rFonts w:hint="eastAsia"/>
        </w:rPr>
        <w:t>其他知名专家组成的国际咨询委员会对项目的科学意义予以了高度评价，同时也指出了</w:t>
      </w:r>
      <w:r w:rsidR="000C3FB7" w:rsidRPr="00D23DA9">
        <w:rPr>
          <w:rFonts w:hint="eastAsia"/>
        </w:rPr>
        <w:t>数据管理系统（</w:t>
      </w:r>
      <w:r w:rsidR="001576A5" w:rsidRPr="00D23DA9">
        <w:rPr>
          <w:rFonts w:hint="eastAsia"/>
        </w:rPr>
        <w:t>大致对应</w:t>
      </w:r>
      <w:r w:rsidR="000C3FB7" w:rsidRPr="00D23DA9">
        <w:rPr>
          <w:rFonts w:hint="eastAsia"/>
        </w:rPr>
        <w:t>科学应用系统）、</w:t>
      </w:r>
      <w:r w:rsidRPr="00D23DA9">
        <w:rPr>
          <w:rFonts w:hint="eastAsia"/>
        </w:rPr>
        <w:t>科学队伍和科学准备工作投入严重不足的风险。</w:t>
      </w:r>
      <w:r w:rsidR="00E60CF0" w:rsidRPr="00D23DA9">
        <w:rPr>
          <w:rFonts w:hint="eastAsia"/>
        </w:rPr>
        <w:t>欧美类似</w:t>
      </w:r>
      <w:r w:rsidR="000C2D06" w:rsidRPr="00D23DA9">
        <w:rPr>
          <w:rFonts w:hint="eastAsia"/>
        </w:rPr>
        <w:t>的空间</w:t>
      </w:r>
      <w:r w:rsidR="00E60CF0" w:rsidRPr="00D23DA9">
        <w:rPr>
          <w:rFonts w:hint="eastAsia"/>
        </w:rPr>
        <w:t>项目在发射前投入</w:t>
      </w:r>
      <w:r w:rsidR="000C3FB7" w:rsidRPr="00D23DA9">
        <w:rPr>
          <w:rFonts w:hint="eastAsia"/>
        </w:rPr>
        <w:t>模拟仿真、数据</w:t>
      </w:r>
      <w:r w:rsidR="00DC12A2" w:rsidRPr="00D23DA9">
        <w:rPr>
          <w:rFonts w:hint="eastAsia"/>
        </w:rPr>
        <w:t>管理</w:t>
      </w:r>
      <w:r w:rsidR="000C3FB7" w:rsidRPr="00D23DA9">
        <w:rPr>
          <w:rFonts w:hint="eastAsia"/>
        </w:rPr>
        <w:t>系统研发和预</w:t>
      </w:r>
      <w:r w:rsidR="000C2D06" w:rsidRPr="00D23DA9">
        <w:rPr>
          <w:rFonts w:hint="eastAsia"/>
        </w:rPr>
        <w:t>先</w:t>
      </w:r>
      <w:r w:rsidR="000C3FB7" w:rsidRPr="00D23DA9">
        <w:rPr>
          <w:rFonts w:hint="eastAsia"/>
        </w:rPr>
        <w:t>研</w:t>
      </w:r>
      <w:r w:rsidR="000C2D06" w:rsidRPr="00D23DA9">
        <w:rPr>
          <w:rFonts w:hint="eastAsia"/>
        </w:rPr>
        <w:t>究</w:t>
      </w:r>
      <w:r w:rsidR="000C3FB7" w:rsidRPr="00D23DA9">
        <w:rPr>
          <w:rFonts w:hint="eastAsia"/>
        </w:rPr>
        <w:t>等</w:t>
      </w:r>
      <w:r w:rsidR="00E60CF0" w:rsidRPr="00D23DA9">
        <w:rPr>
          <w:rFonts w:hint="eastAsia"/>
        </w:rPr>
        <w:t>工作的人力达到了</w:t>
      </w:r>
      <w:r w:rsidR="00DC12A2" w:rsidRPr="00D23DA9">
        <w:rPr>
          <w:rFonts w:hint="eastAsia"/>
        </w:rPr>
        <w:t>上</w:t>
      </w:r>
      <w:r w:rsidR="00E60CF0" w:rsidRPr="00D23DA9">
        <w:rPr>
          <w:rFonts w:hint="eastAsia"/>
        </w:rPr>
        <w:t>千人年</w:t>
      </w:r>
      <w:r w:rsidR="00DC12A2" w:rsidRPr="00D23DA9">
        <w:rPr>
          <w:rFonts w:hint="eastAsia"/>
        </w:rPr>
        <w:t>（</w:t>
      </w:r>
      <w:r w:rsidR="00DC12A2" w:rsidRPr="00D23DA9">
        <w:rPr>
          <w:rFonts w:hint="eastAsia"/>
        </w:rPr>
        <w:t>Euclid</w:t>
      </w:r>
      <w:r w:rsidR="00DC12A2" w:rsidRPr="00D23DA9">
        <w:rPr>
          <w:rFonts w:hint="eastAsia"/>
        </w:rPr>
        <w:t>：</w:t>
      </w:r>
      <w:r w:rsidR="00DC12A2" w:rsidRPr="00D23DA9">
        <w:rPr>
          <w:rFonts w:hint="eastAsia"/>
        </w:rPr>
        <w:t>750</w:t>
      </w:r>
      <w:r w:rsidR="00DC12A2" w:rsidRPr="00D23DA9">
        <w:rPr>
          <w:rFonts w:hint="eastAsia"/>
        </w:rPr>
        <w:t>人年，</w:t>
      </w:r>
      <w:r w:rsidR="00DC12A2" w:rsidRPr="00D23DA9">
        <w:rPr>
          <w:rFonts w:hint="eastAsia"/>
        </w:rPr>
        <w:t>GAIA</w:t>
      </w:r>
      <w:r w:rsidR="00DC12A2" w:rsidRPr="00D23DA9">
        <w:rPr>
          <w:rFonts w:hint="eastAsia"/>
        </w:rPr>
        <w:t>：</w:t>
      </w:r>
      <w:r w:rsidR="00DC12A2" w:rsidRPr="00D23DA9">
        <w:rPr>
          <w:rFonts w:hint="eastAsia"/>
        </w:rPr>
        <w:t>1400</w:t>
      </w:r>
      <w:r w:rsidR="00DC12A2" w:rsidRPr="00D23DA9">
        <w:rPr>
          <w:rFonts w:hint="eastAsia"/>
        </w:rPr>
        <w:t>人年）</w:t>
      </w:r>
      <w:r w:rsidR="00C15E81">
        <w:rPr>
          <w:rFonts w:hint="eastAsia"/>
        </w:rPr>
        <w:t>，历时</w:t>
      </w:r>
      <w:r w:rsidR="00C15E81">
        <w:rPr>
          <w:rFonts w:hint="eastAsia"/>
        </w:rPr>
        <w:t>10</w:t>
      </w:r>
      <w:r w:rsidR="00C15E81">
        <w:rPr>
          <w:rFonts w:hint="eastAsia"/>
        </w:rPr>
        <w:t>年左右</w:t>
      </w:r>
      <w:r w:rsidR="00E60CF0" w:rsidRPr="00D23DA9">
        <w:rPr>
          <w:rFonts w:hint="eastAsia"/>
        </w:rPr>
        <w:t>。美国在哈勃空间望远镜</w:t>
      </w:r>
      <w:r w:rsidR="00D23DA9" w:rsidRPr="00D23DA9">
        <w:rPr>
          <w:rFonts w:hint="eastAsia"/>
        </w:rPr>
        <w:t>（</w:t>
      </w:r>
      <w:r w:rsidR="00D23DA9" w:rsidRPr="00D23DA9">
        <w:rPr>
          <w:rFonts w:hint="eastAsia"/>
        </w:rPr>
        <w:t>HST</w:t>
      </w:r>
      <w:r w:rsidR="00D23DA9" w:rsidRPr="00D23DA9">
        <w:rPr>
          <w:rFonts w:hint="eastAsia"/>
        </w:rPr>
        <w:t>）</w:t>
      </w:r>
      <w:r w:rsidR="00E60CF0" w:rsidRPr="00D23DA9">
        <w:rPr>
          <w:rFonts w:hint="eastAsia"/>
        </w:rPr>
        <w:t>发射的</w:t>
      </w:r>
      <w:r w:rsidR="00E60CF0" w:rsidRPr="00D23DA9">
        <w:rPr>
          <w:rFonts w:hint="eastAsia"/>
        </w:rPr>
        <w:t>9</w:t>
      </w:r>
      <w:r w:rsidR="00E60CF0" w:rsidRPr="00D23DA9">
        <w:rPr>
          <w:rFonts w:hint="eastAsia"/>
        </w:rPr>
        <w:t>年前，专门成立了空间望远镜科学研究所（</w:t>
      </w:r>
      <w:proofErr w:type="spellStart"/>
      <w:r w:rsidR="00D23DA9" w:rsidRPr="00D23DA9">
        <w:rPr>
          <w:rFonts w:hint="eastAsia"/>
        </w:rPr>
        <w:t>STScI</w:t>
      </w:r>
      <w:proofErr w:type="spellEnd"/>
      <w:r w:rsidR="00E60CF0" w:rsidRPr="00D23DA9">
        <w:rPr>
          <w:rFonts w:hint="eastAsia"/>
        </w:rPr>
        <w:t>），</w:t>
      </w:r>
      <w:r w:rsidR="00D23DA9" w:rsidRPr="00D23DA9">
        <w:rPr>
          <w:rFonts w:hint="eastAsia"/>
        </w:rPr>
        <w:t>负责</w:t>
      </w:r>
      <w:r w:rsidR="00D23DA9" w:rsidRPr="00D23DA9">
        <w:rPr>
          <w:rFonts w:hint="eastAsia"/>
        </w:rPr>
        <w:t>HST</w:t>
      </w:r>
      <w:r w:rsidR="00D23DA9" w:rsidRPr="00D23DA9">
        <w:rPr>
          <w:rFonts w:hint="eastAsia"/>
        </w:rPr>
        <w:t>的科学运行，其中</w:t>
      </w:r>
      <w:r w:rsidR="00D23DA9">
        <w:rPr>
          <w:rFonts w:hint="eastAsia"/>
        </w:rPr>
        <w:t>一项重要工作</w:t>
      </w:r>
      <w:r w:rsidR="00783969">
        <w:rPr>
          <w:rFonts w:hint="eastAsia"/>
        </w:rPr>
        <w:t>就</w:t>
      </w:r>
      <w:r w:rsidR="00D23DA9">
        <w:rPr>
          <w:rFonts w:hint="eastAsia"/>
        </w:rPr>
        <w:t>是研制、运行和维护</w:t>
      </w:r>
      <w:r w:rsidR="00D23DA9">
        <w:rPr>
          <w:rFonts w:hint="eastAsia"/>
        </w:rPr>
        <w:t>HST</w:t>
      </w:r>
      <w:r w:rsidR="00D23DA9">
        <w:rPr>
          <w:rFonts w:hint="eastAsia"/>
        </w:rPr>
        <w:t>的科学应用系统。</w:t>
      </w:r>
    </w:p>
    <w:p w:rsidR="00E60CF0" w:rsidRPr="00D23DA9" w:rsidRDefault="00FE6F13" w:rsidP="00D23DA9">
      <w:pPr>
        <w:pStyle w:val="CSSC0"/>
        <w:ind w:firstLine="560"/>
      </w:pPr>
      <w:r>
        <w:rPr>
          <w:rFonts w:hint="eastAsia"/>
        </w:rPr>
        <w:t>科学应用系统</w:t>
      </w:r>
      <w:r w:rsidR="00D51307">
        <w:rPr>
          <w:rFonts w:hint="eastAsia"/>
        </w:rPr>
        <w:t>对于数据采集后的科学研究不可或缺，</w:t>
      </w:r>
      <w:r w:rsidR="00E2124C">
        <w:rPr>
          <w:rFonts w:hint="eastAsia"/>
        </w:rPr>
        <w:t>同时</w:t>
      </w:r>
      <w:r w:rsidR="00D51307">
        <w:rPr>
          <w:rFonts w:hint="eastAsia"/>
        </w:rPr>
        <w:t>对望远镜硬件</w:t>
      </w:r>
      <w:r w:rsidR="00E2124C">
        <w:rPr>
          <w:rFonts w:hint="eastAsia"/>
        </w:rPr>
        <w:t>的</w:t>
      </w:r>
      <w:r w:rsidR="00D51307">
        <w:rPr>
          <w:rFonts w:hint="eastAsia"/>
        </w:rPr>
        <w:t>研制</w:t>
      </w:r>
      <w:r w:rsidR="00E2124C">
        <w:rPr>
          <w:rFonts w:hint="eastAsia"/>
        </w:rPr>
        <w:t>也起到重要的支撑作用，</w:t>
      </w:r>
      <w:r w:rsidR="00003247">
        <w:rPr>
          <w:rFonts w:hint="eastAsia"/>
        </w:rPr>
        <w:t>所以</w:t>
      </w:r>
      <w:r w:rsidR="00E2124C">
        <w:rPr>
          <w:rFonts w:hint="eastAsia"/>
        </w:rPr>
        <w:t>应当与硬件同步开展工作。</w:t>
      </w:r>
      <w:r w:rsidR="00F07D27">
        <w:rPr>
          <w:rFonts w:hint="eastAsia"/>
        </w:rPr>
        <w:t>考虑到</w:t>
      </w:r>
      <w:r w:rsidR="00E2124C">
        <w:rPr>
          <w:rFonts w:hint="eastAsia"/>
        </w:rPr>
        <w:t>光学舱</w:t>
      </w:r>
      <w:r w:rsidR="00F07D27">
        <w:rPr>
          <w:rFonts w:hint="eastAsia"/>
        </w:rPr>
        <w:t>研制工作已进入方案阶段末期，预计</w:t>
      </w:r>
      <w:r w:rsidR="00E2124C">
        <w:rPr>
          <w:rFonts w:hint="eastAsia"/>
        </w:rPr>
        <w:t>将于</w:t>
      </w:r>
      <w:r w:rsidR="00E2124C">
        <w:rPr>
          <w:rFonts w:hint="eastAsia"/>
        </w:rPr>
        <w:t>2024</w:t>
      </w:r>
      <w:r w:rsidR="00E2124C">
        <w:rPr>
          <w:rFonts w:hint="eastAsia"/>
        </w:rPr>
        <w:t>年前后发射，</w:t>
      </w:r>
      <w:r w:rsidR="00F07D27">
        <w:rPr>
          <w:rFonts w:hint="eastAsia"/>
        </w:rPr>
        <w:t>但其</w:t>
      </w:r>
      <w:r w:rsidR="00147F48">
        <w:rPr>
          <w:rFonts w:hint="eastAsia"/>
        </w:rPr>
        <w:t>科学应用系统的工作尚未启</w:t>
      </w:r>
      <w:r w:rsidR="00E2124C">
        <w:rPr>
          <w:rFonts w:hint="eastAsia"/>
        </w:rPr>
        <w:t>动</w:t>
      </w:r>
      <w:r w:rsidR="003C77F4">
        <w:rPr>
          <w:rFonts w:hint="eastAsia"/>
        </w:rPr>
        <w:t>，</w:t>
      </w:r>
      <w:r w:rsidR="00003247">
        <w:rPr>
          <w:rFonts w:hint="eastAsia"/>
        </w:rPr>
        <w:t>因此</w:t>
      </w:r>
      <w:r w:rsidR="003C77F4">
        <w:rPr>
          <w:rFonts w:hint="eastAsia"/>
        </w:rPr>
        <w:t>时间</w:t>
      </w:r>
      <w:r w:rsidR="009C37AF">
        <w:rPr>
          <w:rFonts w:hint="eastAsia"/>
        </w:rPr>
        <w:t>已经</w:t>
      </w:r>
      <w:r w:rsidR="003C77F4">
        <w:rPr>
          <w:rFonts w:hint="eastAsia"/>
        </w:rPr>
        <w:t>极其紧迫</w:t>
      </w:r>
      <w:r w:rsidR="009C37AF">
        <w:rPr>
          <w:rFonts w:hint="eastAsia"/>
        </w:rPr>
        <w:t>。</w:t>
      </w:r>
      <w:r w:rsidR="00147F48">
        <w:rPr>
          <w:rFonts w:hint="eastAsia"/>
        </w:rPr>
        <w:t>研制科学应用系统需要投入大量人力，亟需启动相关工作，</w:t>
      </w:r>
      <w:r w:rsidR="00F2552D">
        <w:rPr>
          <w:rFonts w:hint="eastAsia"/>
        </w:rPr>
        <w:t>以</w:t>
      </w:r>
      <w:r w:rsidR="009C37AF">
        <w:rPr>
          <w:rFonts w:hint="eastAsia"/>
        </w:rPr>
        <w:t>切实保障空间站光学巡天能够充分发挥其潜力，取得重大</w:t>
      </w:r>
      <w:r w:rsidR="00720774">
        <w:rPr>
          <w:rFonts w:hint="eastAsia"/>
        </w:rPr>
        <w:t>科学</w:t>
      </w:r>
      <w:r w:rsidR="009C37AF">
        <w:rPr>
          <w:rFonts w:hint="eastAsia"/>
        </w:rPr>
        <w:t>成果。</w:t>
      </w:r>
    </w:p>
    <w:p w:rsidR="00215280" w:rsidRDefault="00542B76" w:rsidP="00007E7B">
      <w:pPr>
        <w:pStyle w:val="Heading1"/>
      </w:pPr>
      <w:bookmarkStart w:id="2" w:name="_Toc528572617"/>
      <w:bookmarkEnd w:id="0"/>
      <w:r>
        <w:rPr>
          <w:rFonts w:hint="eastAsia"/>
        </w:rPr>
        <w:t>主要</w:t>
      </w:r>
      <w:r w:rsidRPr="00501664">
        <w:rPr>
          <w:rFonts w:hint="eastAsia"/>
        </w:rPr>
        <w:t>任务</w:t>
      </w:r>
      <w:bookmarkEnd w:id="2"/>
      <w:r>
        <w:rPr>
          <w:rFonts w:hint="eastAsia"/>
        </w:rPr>
        <w:t>与功能</w:t>
      </w:r>
    </w:p>
    <w:p w:rsidR="00972F3A" w:rsidRDefault="00972F3A" w:rsidP="00C730CC">
      <w:pPr>
        <w:pStyle w:val="CSSC0"/>
        <w:ind w:firstLine="560"/>
      </w:pPr>
      <w:r>
        <w:rPr>
          <w:rFonts w:hint="eastAsia"/>
        </w:rPr>
        <w:t>光学舱科学应用系统的</w:t>
      </w:r>
      <w:r w:rsidR="00947971">
        <w:rPr>
          <w:rFonts w:hint="eastAsia"/>
        </w:rPr>
        <w:t>设计依据是《光学舱科学要求》和《光学舱科学应用系统要求》，前者明确</w:t>
      </w:r>
      <w:r w:rsidR="006C1C91">
        <w:rPr>
          <w:rFonts w:hint="eastAsia"/>
        </w:rPr>
        <w:t>科学目标和</w:t>
      </w:r>
      <w:r w:rsidR="00BF023F">
        <w:rPr>
          <w:rFonts w:hint="eastAsia"/>
        </w:rPr>
        <w:t>可定量考核的任务要求（软硬件及运行的顶层要求），后者进一步</w:t>
      </w:r>
      <w:r w:rsidR="004E4A78">
        <w:rPr>
          <w:rFonts w:hint="eastAsia"/>
        </w:rPr>
        <w:t>明确从</w:t>
      </w:r>
      <w:r w:rsidR="0059651D">
        <w:rPr>
          <w:rFonts w:hint="eastAsia"/>
        </w:rPr>
        <w:t>科学运行</w:t>
      </w:r>
      <w:r w:rsidR="004E4A78">
        <w:rPr>
          <w:rFonts w:hint="eastAsia"/>
        </w:rPr>
        <w:t>到科学产出</w:t>
      </w:r>
      <w:r w:rsidR="0059651D">
        <w:rPr>
          <w:rFonts w:hint="eastAsia"/>
        </w:rPr>
        <w:t>的链路</w:t>
      </w:r>
      <w:r w:rsidR="00BF023F">
        <w:rPr>
          <w:rFonts w:hint="eastAsia"/>
        </w:rPr>
        <w:t>的</w:t>
      </w:r>
      <w:r w:rsidR="0072261A">
        <w:rPr>
          <w:rFonts w:hint="eastAsia"/>
        </w:rPr>
        <w:t>顶层</w:t>
      </w:r>
      <w:r w:rsidR="00BF023F">
        <w:rPr>
          <w:rFonts w:hint="eastAsia"/>
        </w:rPr>
        <w:t>要求。</w:t>
      </w:r>
      <w:r w:rsidR="00B65385">
        <w:rPr>
          <w:rFonts w:hint="eastAsia"/>
        </w:rPr>
        <w:t>其</w:t>
      </w:r>
      <w:r w:rsidR="00542B76">
        <w:rPr>
          <w:rFonts w:hint="eastAsia"/>
        </w:rPr>
        <w:t>主要</w:t>
      </w:r>
      <w:r>
        <w:rPr>
          <w:rFonts w:hint="eastAsia"/>
        </w:rPr>
        <w:t>任务</w:t>
      </w:r>
      <w:r w:rsidR="00542B76">
        <w:rPr>
          <w:rFonts w:hint="eastAsia"/>
        </w:rPr>
        <w:t>与功能</w:t>
      </w:r>
      <w:r>
        <w:rPr>
          <w:rFonts w:hint="eastAsia"/>
        </w:rPr>
        <w:t>如下：</w:t>
      </w:r>
    </w:p>
    <w:p w:rsidR="00542B76" w:rsidRDefault="00955F7B" w:rsidP="00446348">
      <w:pPr>
        <w:pStyle w:val="CSSC0"/>
        <w:numPr>
          <w:ilvl w:val="0"/>
          <w:numId w:val="15"/>
        </w:numPr>
        <w:ind w:firstLineChars="0"/>
      </w:pPr>
      <w:r>
        <w:rPr>
          <w:rFonts w:hint="eastAsia"/>
        </w:rPr>
        <w:t>定义满足科研需求的数据产品</w:t>
      </w:r>
      <w:r w:rsidR="00C003B7">
        <w:rPr>
          <w:rFonts w:hint="eastAsia"/>
        </w:rPr>
        <w:t>，制定</w:t>
      </w:r>
      <w:r w:rsidR="007F66FE">
        <w:rPr>
          <w:rFonts w:hint="eastAsia"/>
        </w:rPr>
        <w:t>数据质量要求</w:t>
      </w:r>
      <w:r w:rsidR="00C730CC">
        <w:rPr>
          <w:rFonts w:hint="eastAsia"/>
        </w:rPr>
        <w:t>，</w:t>
      </w:r>
      <w:r w:rsidR="00542B76">
        <w:rPr>
          <w:rFonts w:hint="eastAsia"/>
        </w:rPr>
        <w:t>建立</w:t>
      </w:r>
      <w:r w:rsidR="00630A5B">
        <w:rPr>
          <w:rFonts w:hint="eastAsia"/>
        </w:rPr>
        <w:t>若干</w:t>
      </w:r>
      <w:r w:rsidR="00542B76">
        <w:rPr>
          <w:rFonts w:hint="eastAsia"/>
        </w:rPr>
        <w:t>典型应用场景和大型课题的应用场景（</w:t>
      </w:r>
      <w:r w:rsidR="00630A5B">
        <w:rPr>
          <w:rFonts w:hint="eastAsia"/>
        </w:rPr>
        <w:t>运行仿真、</w:t>
      </w:r>
      <w:r w:rsidR="000669ED">
        <w:rPr>
          <w:rFonts w:hint="eastAsia"/>
        </w:rPr>
        <w:t>图像模拟、</w:t>
      </w:r>
      <w:r w:rsidR="00542B76">
        <w:rPr>
          <w:rFonts w:hint="eastAsia"/>
        </w:rPr>
        <w:t>数据处理、数据分析等）</w:t>
      </w:r>
      <w:r w:rsidR="00630A5B">
        <w:rPr>
          <w:rFonts w:hint="eastAsia"/>
        </w:rPr>
        <w:t>；</w:t>
      </w:r>
    </w:p>
    <w:p w:rsidR="00C730CC" w:rsidRDefault="00955F7B" w:rsidP="00446348">
      <w:pPr>
        <w:pStyle w:val="CSSC0"/>
        <w:numPr>
          <w:ilvl w:val="0"/>
          <w:numId w:val="15"/>
        </w:numPr>
        <w:ind w:firstLineChars="0"/>
        <w:rPr>
          <w:rFonts w:hint="eastAsia"/>
        </w:rPr>
      </w:pPr>
      <w:r>
        <w:rPr>
          <w:rFonts w:hint="eastAsia"/>
        </w:rPr>
        <w:lastRenderedPageBreak/>
        <w:t>根据数据产品和应用场景，制定相应的</w:t>
      </w:r>
      <w:r w:rsidR="00C730CC">
        <w:rPr>
          <w:rFonts w:hint="eastAsia"/>
        </w:rPr>
        <w:t>数据</w:t>
      </w:r>
      <w:r w:rsidR="009C3DDE">
        <w:rPr>
          <w:rFonts w:hint="eastAsia"/>
        </w:rPr>
        <w:t>服务</w:t>
      </w:r>
      <w:r>
        <w:rPr>
          <w:rFonts w:hint="eastAsia"/>
        </w:rPr>
        <w:t>的要求</w:t>
      </w:r>
      <w:r w:rsidR="009C3DDE">
        <w:rPr>
          <w:rFonts w:hint="eastAsia"/>
        </w:rPr>
        <w:t>，数据服务内容包括数据分发、数据访问、数据可视化、数据查询与分析、大型计算分析</w:t>
      </w:r>
      <w:r w:rsidR="00DB47C7">
        <w:rPr>
          <w:rFonts w:hint="eastAsia"/>
        </w:rPr>
        <w:t>与临时数据存储</w:t>
      </w:r>
      <w:r w:rsidR="009C3DDE">
        <w:rPr>
          <w:rFonts w:hint="eastAsia"/>
        </w:rPr>
        <w:t>、面向科学团队的数据处</w:t>
      </w:r>
      <w:r w:rsidR="00DB47C7">
        <w:rPr>
          <w:rFonts w:hint="eastAsia"/>
        </w:rPr>
        <w:t>理接口</w:t>
      </w:r>
      <w:r w:rsidR="009C3DDE">
        <w:rPr>
          <w:rFonts w:hint="eastAsia"/>
        </w:rPr>
        <w:t>等</w:t>
      </w:r>
      <w:r w:rsidR="00972F3A">
        <w:rPr>
          <w:rFonts w:hint="eastAsia"/>
        </w:rPr>
        <w:t>；</w:t>
      </w:r>
    </w:p>
    <w:p w:rsidR="00B56D72" w:rsidRDefault="000669ED" w:rsidP="00446348">
      <w:pPr>
        <w:pStyle w:val="CSSC0"/>
        <w:numPr>
          <w:ilvl w:val="0"/>
          <w:numId w:val="15"/>
        </w:numPr>
        <w:ind w:firstLineChars="0"/>
        <w:rPr>
          <w:rFonts w:hint="eastAsia"/>
        </w:rPr>
      </w:pPr>
      <w:r>
        <w:rPr>
          <w:rFonts w:hint="eastAsia"/>
        </w:rPr>
        <w:t>定义运行仿真、图像模拟、数据处理流水线、数据服务和核心课题数据分析软件的架构</w:t>
      </w:r>
      <w:r w:rsidR="00960705">
        <w:rPr>
          <w:rFonts w:hint="eastAsia"/>
        </w:rPr>
        <w:t>与接口</w:t>
      </w:r>
      <w:r>
        <w:rPr>
          <w:rFonts w:hint="eastAsia"/>
        </w:rPr>
        <w:t>；</w:t>
      </w:r>
    </w:p>
    <w:p w:rsidR="00C730CC" w:rsidRDefault="00C730CC" w:rsidP="00446348">
      <w:pPr>
        <w:pStyle w:val="CSSC0"/>
        <w:numPr>
          <w:ilvl w:val="0"/>
          <w:numId w:val="15"/>
        </w:numPr>
        <w:ind w:firstLineChars="0"/>
      </w:pPr>
      <w:r>
        <w:rPr>
          <w:rFonts w:ascii="仿宋_GB2312" w:hAnsi="仿宋_GB2312" w:cs="仿宋_GB2312" w:hint="eastAsia"/>
        </w:rPr>
        <w:t>定义</w:t>
      </w:r>
      <w:r w:rsidR="00B56D72">
        <w:rPr>
          <w:rFonts w:hint="eastAsia"/>
        </w:rPr>
        <w:t>安全</w:t>
      </w:r>
      <w:r>
        <w:rPr>
          <w:rFonts w:hint="eastAsia"/>
        </w:rPr>
        <w:t>的</w:t>
      </w:r>
      <w:r w:rsidR="00B56D72">
        <w:rPr>
          <w:rFonts w:hint="eastAsia"/>
        </w:rPr>
        <w:t>底层</w:t>
      </w:r>
      <w:r>
        <w:rPr>
          <w:rFonts w:hint="eastAsia"/>
        </w:rPr>
        <w:t>计算</w:t>
      </w:r>
      <w:r w:rsidR="00B56D72">
        <w:rPr>
          <w:rFonts w:hint="eastAsia"/>
        </w:rPr>
        <w:t>、</w:t>
      </w:r>
      <w:r>
        <w:rPr>
          <w:rFonts w:hint="eastAsia"/>
        </w:rPr>
        <w:t>通信</w:t>
      </w:r>
      <w:r w:rsidR="000669ED">
        <w:rPr>
          <w:rFonts w:hint="eastAsia"/>
        </w:rPr>
        <w:t>和</w:t>
      </w:r>
      <w:r>
        <w:rPr>
          <w:rFonts w:hint="eastAsia"/>
        </w:rPr>
        <w:t>存储</w:t>
      </w:r>
      <w:r w:rsidR="000669ED">
        <w:rPr>
          <w:rFonts w:hint="eastAsia"/>
        </w:rPr>
        <w:t>的</w:t>
      </w:r>
      <w:r w:rsidR="00B56D72">
        <w:rPr>
          <w:rFonts w:hint="eastAsia"/>
        </w:rPr>
        <w:t>架构</w:t>
      </w:r>
      <w:r w:rsidR="00960705">
        <w:rPr>
          <w:rFonts w:hint="eastAsia"/>
        </w:rPr>
        <w:t>与接口</w:t>
      </w:r>
      <w:r w:rsidR="00B56D72">
        <w:rPr>
          <w:rFonts w:hint="eastAsia"/>
        </w:rPr>
        <w:t>；</w:t>
      </w:r>
    </w:p>
    <w:p w:rsidR="0072261A" w:rsidRPr="00960705" w:rsidRDefault="00960705" w:rsidP="00446348">
      <w:pPr>
        <w:pStyle w:val="CSSC0"/>
        <w:numPr>
          <w:ilvl w:val="0"/>
          <w:numId w:val="15"/>
        </w:numPr>
        <w:ind w:firstLineChars="0"/>
        <w:rPr>
          <w:rFonts w:hint="eastAsia"/>
        </w:rPr>
      </w:pPr>
      <w:r>
        <w:rPr>
          <w:rFonts w:ascii="仿宋_GB2312" w:hAnsi="仿宋_GB2312" w:cs="仿宋_GB2312" w:hint="eastAsia"/>
        </w:rPr>
        <w:t>评估资源需求，</w:t>
      </w:r>
      <w:r w:rsidR="0072261A">
        <w:rPr>
          <w:rFonts w:ascii="仿宋_GB2312" w:hAnsi="仿宋_GB2312" w:cs="仿宋_GB2312" w:hint="eastAsia"/>
        </w:rPr>
        <w:t>提供满足要求的工程解决方案</w:t>
      </w:r>
      <w:r w:rsidR="00B56D72">
        <w:rPr>
          <w:rFonts w:ascii="仿宋_GB2312" w:hAnsi="仿宋_GB2312" w:cs="仿宋_GB2312" w:hint="eastAsia"/>
        </w:rPr>
        <w:t>；</w:t>
      </w:r>
    </w:p>
    <w:p w:rsidR="00470C1E" w:rsidRDefault="00470C1E" w:rsidP="00446348">
      <w:pPr>
        <w:pStyle w:val="CSSC0"/>
        <w:numPr>
          <w:ilvl w:val="0"/>
          <w:numId w:val="15"/>
        </w:numPr>
        <w:ind w:firstLineChars="0"/>
        <w:rPr>
          <w:rFonts w:hint="eastAsia"/>
        </w:rPr>
      </w:pPr>
      <w:r>
        <w:rPr>
          <w:rFonts w:ascii="仿宋_GB2312" w:hAnsi="仿宋_GB2312" w:cs="仿宋_GB2312" w:hint="eastAsia"/>
        </w:rPr>
        <w:t>研究并建立满足要求的</w:t>
      </w:r>
      <w:r w:rsidR="00E47513">
        <w:rPr>
          <w:rFonts w:hint="eastAsia"/>
        </w:rPr>
        <w:t>数据处理、地面定标和在轨定标方法</w:t>
      </w:r>
      <w:r w:rsidR="00626781">
        <w:rPr>
          <w:rFonts w:hint="eastAsia"/>
        </w:rPr>
        <w:t>，开展必要的地面试验</w:t>
      </w:r>
      <w:r>
        <w:rPr>
          <w:rFonts w:hint="eastAsia"/>
        </w:rPr>
        <w:t>；</w:t>
      </w:r>
    </w:p>
    <w:p w:rsidR="00626781" w:rsidRDefault="00470C1E" w:rsidP="00446348">
      <w:pPr>
        <w:pStyle w:val="CSSC0"/>
        <w:numPr>
          <w:ilvl w:val="0"/>
          <w:numId w:val="15"/>
        </w:numPr>
        <w:ind w:firstLineChars="0"/>
        <w:rPr>
          <w:rFonts w:hint="eastAsia"/>
        </w:rPr>
      </w:pPr>
      <w:r>
        <w:rPr>
          <w:rFonts w:hint="eastAsia"/>
        </w:rPr>
        <w:t>开发，运行，并持续改进</w:t>
      </w:r>
      <w:r w:rsidR="00626781">
        <w:rPr>
          <w:rFonts w:hint="eastAsia"/>
        </w:rPr>
        <w:t>科学应用系统的所有</w:t>
      </w:r>
      <w:r>
        <w:rPr>
          <w:rFonts w:hint="eastAsia"/>
        </w:rPr>
        <w:t>软件</w:t>
      </w:r>
      <w:r w:rsidR="00626781">
        <w:rPr>
          <w:rFonts w:hint="eastAsia"/>
        </w:rPr>
        <w:t>；</w:t>
      </w:r>
    </w:p>
    <w:p w:rsidR="000235D9" w:rsidRDefault="00AD6E0F" w:rsidP="00446348">
      <w:pPr>
        <w:pStyle w:val="CSSC0"/>
        <w:numPr>
          <w:ilvl w:val="0"/>
          <w:numId w:val="15"/>
        </w:numPr>
        <w:ind w:firstLineChars="0"/>
        <w:rPr>
          <w:rFonts w:hint="eastAsia"/>
        </w:rPr>
      </w:pPr>
      <w:r>
        <w:rPr>
          <w:rFonts w:hint="eastAsia"/>
        </w:rPr>
        <w:t>按照既定的方案</w:t>
      </w:r>
      <w:r w:rsidR="00626781">
        <w:rPr>
          <w:rFonts w:hint="eastAsia"/>
        </w:rPr>
        <w:t>，</w:t>
      </w:r>
      <w:r>
        <w:rPr>
          <w:rFonts w:hint="eastAsia"/>
        </w:rPr>
        <w:t>租用或构建并运行维护</w:t>
      </w:r>
      <w:r w:rsidR="00470C1E">
        <w:rPr>
          <w:rFonts w:hint="eastAsia"/>
        </w:rPr>
        <w:t>计算存储设施</w:t>
      </w:r>
      <w:r>
        <w:rPr>
          <w:rFonts w:hint="eastAsia"/>
        </w:rPr>
        <w:t>；</w:t>
      </w:r>
    </w:p>
    <w:p w:rsidR="00C730CC" w:rsidRDefault="000235D9" w:rsidP="00446348">
      <w:pPr>
        <w:pStyle w:val="CSSC0"/>
        <w:numPr>
          <w:ilvl w:val="0"/>
          <w:numId w:val="15"/>
        </w:numPr>
        <w:ind w:firstLineChars="0"/>
      </w:pPr>
      <w:r>
        <w:rPr>
          <w:rFonts w:hint="eastAsia"/>
        </w:rPr>
        <w:t>光学舱</w:t>
      </w:r>
      <w:r w:rsidR="0075216C">
        <w:rPr>
          <w:rFonts w:hint="eastAsia"/>
        </w:rPr>
        <w:t>运行期间，支持其</w:t>
      </w:r>
      <w:r>
        <w:rPr>
          <w:rFonts w:hint="eastAsia"/>
        </w:rPr>
        <w:t>科学运行</w:t>
      </w:r>
      <w:r w:rsidR="00B91A2B">
        <w:rPr>
          <w:rFonts w:hint="eastAsia"/>
        </w:rPr>
        <w:t>，处理数据，</w:t>
      </w:r>
      <w:r w:rsidR="0075216C">
        <w:rPr>
          <w:rFonts w:hint="eastAsia"/>
        </w:rPr>
        <w:t>并</w:t>
      </w:r>
      <w:r w:rsidR="00B91A2B">
        <w:rPr>
          <w:rFonts w:hint="eastAsia"/>
        </w:rPr>
        <w:t>提供数据服务</w:t>
      </w:r>
      <w:r w:rsidR="00C730CC">
        <w:rPr>
          <w:rFonts w:hint="eastAsia"/>
        </w:rPr>
        <w:t>。</w:t>
      </w:r>
    </w:p>
    <w:p w:rsidR="00501664" w:rsidRDefault="00B73720" w:rsidP="00007E7B">
      <w:pPr>
        <w:pStyle w:val="Heading1"/>
      </w:pPr>
      <w:bookmarkStart w:id="3" w:name="_Toc528572618"/>
      <w:r>
        <w:rPr>
          <w:rFonts w:hint="eastAsia"/>
        </w:rPr>
        <w:t>系统构成</w:t>
      </w:r>
      <w:bookmarkEnd w:id="3"/>
    </w:p>
    <w:p w:rsidR="009C5B8F" w:rsidRPr="009C5B8F" w:rsidRDefault="009C5B8F" w:rsidP="009C5B8F">
      <w:pPr>
        <w:pStyle w:val="CSSC9"/>
      </w:pPr>
      <w:r w:rsidRPr="009C5B8F">
        <w:drawing>
          <wp:inline distT="0" distB="0" distL="0" distR="0">
            <wp:extent cx="5371434" cy="1982266"/>
            <wp:effectExtent l="19050" t="0" r="666" b="0"/>
            <wp:docPr id="10" name="Picture 3" descr="科学应用系统构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科学应用系统构成.png"/>
                    <pic:cNvPicPr/>
                  </pic:nvPicPr>
                  <pic:blipFill>
                    <a:blip r:embed="rId10" cstate="print"/>
                    <a:srcRect b="-3679"/>
                    <a:stretch>
                      <a:fillRect/>
                    </a:stretch>
                  </pic:blipFill>
                  <pic:spPr>
                    <a:xfrm>
                      <a:off x="0" y="0"/>
                      <a:ext cx="5371434" cy="1982266"/>
                    </a:xfrm>
                    <a:prstGeom prst="rect">
                      <a:avLst/>
                    </a:prstGeom>
                  </pic:spPr>
                </pic:pic>
              </a:graphicData>
            </a:graphic>
          </wp:inline>
        </w:drawing>
      </w:r>
    </w:p>
    <w:p w:rsidR="009C5B8F" w:rsidRPr="009C5B8F" w:rsidRDefault="009C5B8F" w:rsidP="009C5B8F">
      <w:pPr>
        <w:pStyle w:val="CSSC8"/>
      </w:pPr>
      <w:bookmarkStart w:id="4" w:name="_Ref527931310"/>
      <w:r w:rsidRPr="009C5B8F">
        <w:rPr>
          <w:rFonts w:hint="eastAsia"/>
        </w:rPr>
        <w:t>图</w:t>
      </w:r>
      <w:r w:rsidRPr="009C5B8F">
        <w:rPr>
          <w:rFonts w:hint="eastAsia"/>
        </w:rPr>
        <w:t xml:space="preserve"> </w:t>
      </w:r>
      <w:r w:rsidR="002105E9" w:rsidRPr="009C5B8F">
        <w:fldChar w:fldCharType="begin"/>
      </w:r>
      <w:r w:rsidRPr="009C5B8F">
        <w:instrText xml:space="preserve"> </w:instrText>
      </w:r>
      <w:r w:rsidRPr="009C5B8F">
        <w:rPr>
          <w:rFonts w:hint="eastAsia"/>
        </w:rPr>
        <w:instrText xml:space="preserve">SEQ </w:instrText>
      </w:r>
      <w:r w:rsidRPr="009C5B8F">
        <w:rPr>
          <w:rFonts w:hint="eastAsia"/>
        </w:rPr>
        <w:instrText>图</w:instrText>
      </w:r>
      <w:r w:rsidRPr="009C5B8F">
        <w:rPr>
          <w:rFonts w:hint="eastAsia"/>
        </w:rPr>
        <w:instrText xml:space="preserve"> \* ARABIC</w:instrText>
      </w:r>
      <w:r w:rsidRPr="009C5B8F">
        <w:instrText xml:space="preserve"> </w:instrText>
      </w:r>
      <w:r w:rsidR="002105E9" w:rsidRPr="009C5B8F">
        <w:fldChar w:fldCharType="separate"/>
      </w:r>
      <w:r w:rsidRPr="009C5B8F">
        <w:t>5</w:t>
      </w:r>
      <w:r w:rsidR="002105E9" w:rsidRPr="009C5B8F">
        <w:fldChar w:fldCharType="end"/>
      </w:r>
      <w:bookmarkEnd w:id="4"/>
      <w:r w:rsidRPr="009C5B8F">
        <w:rPr>
          <w:rFonts w:hint="eastAsia"/>
        </w:rPr>
        <w:t xml:space="preserve"> </w:t>
      </w:r>
      <w:r w:rsidRPr="009C5B8F">
        <w:rPr>
          <w:rFonts w:hint="eastAsia"/>
        </w:rPr>
        <w:t>光学舱科学应用系统的构成</w:t>
      </w:r>
    </w:p>
    <w:p w:rsidR="009C5B8F" w:rsidRPr="009C5B8F" w:rsidRDefault="009C5B8F" w:rsidP="009C5B8F">
      <w:pPr>
        <w:pStyle w:val="CSSC0"/>
        <w:ind w:firstLine="560"/>
      </w:pPr>
      <w:r w:rsidRPr="009C5B8F">
        <w:rPr>
          <w:rFonts w:hint="eastAsia"/>
        </w:rPr>
        <w:t>如</w:t>
      </w:r>
      <w:r w:rsidR="002105E9" w:rsidRPr="009C5B8F">
        <w:fldChar w:fldCharType="begin"/>
      </w:r>
      <w:r w:rsidRPr="009C5B8F">
        <w:instrText xml:space="preserve"> </w:instrText>
      </w:r>
      <w:r w:rsidRPr="009C5B8F">
        <w:rPr>
          <w:rFonts w:hint="eastAsia"/>
        </w:rPr>
        <w:instrText>REF _Ref527931310 \h</w:instrText>
      </w:r>
      <w:r w:rsidRPr="009C5B8F">
        <w:instrText xml:space="preserve"> </w:instrText>
      </w:r>
      <w:r w:rsidR="002105E9" w:rsidRPr="009C5B8F">
        <w:fldChar w:fldCharType="separate"/>
      </w:r>
      <w:r w:rsidRPr="009C5B8F">
        <w:rPr>
          <w:rFonts w:hint="eastAsia"/>
        </w:rPr>
        <w:t>图</w:t>
      </w:r>
      <w:r w:rsidRPr="009C5B8F">
        <w:rPr>
          <w:rFonts w:hint="eastAsia"/>
        </w:rPr>
        <w:t xml:space="preserve"> </w:t>
      </w:r>
      <w:r w:rsidRPr="009C5B8F">
        <w:t>5</w:t>
      </w:r>
      <w:r w:rsidR="002105E9" w:rsidRPr="009C5B8F">
        <w:fldChar w:fldCharType="end"/>
      </w:r>
      <w:r w:rsidR="00C86166">
        <w:rPr>
          <w:rFonts w:hint="eastAsia"/>
        </w:rPr>
        <w:t>所示，</w:t>
      </w:r>
      <w:r w:rsidRPr="009C5B8F">
        <w:rPr>
          <w:rFonts w:hint="eastAsia"/>
        </w:rPr>
        <w:t>光学舱科学应用系统包括以下</w:t>
      </w:r>
      <w:r w:rsidRPr="009C5B8F">
        <w:rPr>
          <w:rFonts w:hint="eastAsia"/>
        </w:rPr>
        <w:t>7</w:t>
      </w:r>
      <w:r w:rsidRPr="009C5B8F">
        <w:rPr>
          <w:rFonts w:hint="eastAsia"/>
        </w:rPr>
        <w:t>个分系统：</w:t>
      </w:r>
    </w:p>
    <w:p w:rsidR="009C5B8F" w:rsidRPr="000461AE" w:rsidRDefault="009C5B8F" w:rsidP="00446348">
      <w:pPr>
        <w:pStyle w:val="CSSC1"/>
      </w:pPr>
      <w:r w:rsidRPr="000461AE">
        <w:rPr>
          <w:rFonts w:hint="eastAsia"/>
        </w:rPr>
        <w:t>观测仿真分系统</w:t>
      </w:r>
    </w:p>
    <w:p w:rsidR="009C5B8F" w:rsidRPr="009C5B8F" w:rsidRDefault="009C5B8F" w:rsidP="009C5B8F">
      <w:pPr>
        <w:pStyle w:val="CSSC0"/>
        <w:ind w:firstLine="560"/>
      </w:pPr>
      <w:r w:rsidRPr="009C5B8F">
        <w:rPr>
          <w:rFonts w:hint="eastAsia"/>
        </w:rPr>
        <w:t>进行光学舱的运行仿真和模拟观测，生成模拟数据，用于研究硬件方案和运行条件对观测结果的影响，调试数据流水线及其下游的其他分系统和数据分析软件。</w:t>
      </w:r>
    </w:p>
    <w:p w:rsidR="009C5B8F" w:rsidRPr="009C5B8F" w:rsidRDefault="009C5B8F" w:rsidP="00446348">
      <w:pPr>
        <w:pStyle w:val="CSSC1"/>
      </w:pPr>
      <w:r w:rsidRPr="009C5B8F">
        <w:rPr>
          <w:rFonts w:hint="eastAsia"/>
        </w:rPr>
        <w:t>数据流水线分系统</w:t>
      </w:r>
    </w:p>
    <w:p w:rsidR="009C5B8F" w:rsidRPr="009C5B8F" w:rsidRDefault="009C5B8F" w:rsidP="009C5B8F">
      <w:pPr>
        <w:pStyle w:val="CSSC0"/>
        <w:ind w:firstLine="560"/>
      </w:pPr>
      <w:r w:rsidRPr="009C5B8F">
        <w:rPr>
          <w:rFonts w:hint="eastAsia"/>
        </w:rPr>
        <w:t>科学应用系统的核心，将原始图像加工成满足不同研究方向共性需求的数据产品。</w:t>
      </w:r>
    </w:p>
    <w:p w:rsidR="009C5B8F" w:rsidRPr="009C5B8F" w:rsidRDefault="009C5B8F" w:rsidP="00446348">
      <w:pPr>
        <w:pStyle w:val="CSSC1"/>
      </w:pPr>
      <w:r w:rsidRPr="009C5B8F">
        <w:rPr>
          <w:rFonts w:hint="eastAsia"/>
        </w:rPr>
        <w:lastRenderedPageBreak/>
        <w:t>数据质量保证分系统</w:t>
      </w:r>
    </w:p>
    <w:p w:rsidR="009C5B8F" w:rsidRPr="009C5B8F" w:rsidRDefault="009C5B8F" w:rsidP="009C5B8F">
      <w:pPr>
        <w:pStyle w:val="CSSC0"/>
        <w:ind w:firstLine="560"/>
      </w:pPr>
      <w:r w:rsidRPr="009C5B8F">
        <w:rPr>
          <w:rFonts w:hint="eastAsia"/>
        </w:rPr>
        <w:t>研制过程中的科学质量控制和运行过程中原始图像和数据产品的科学质量监控。</w:t>
      </w:r>
    </w:p>
    <w:p w:rsidR="009C5B8F" w:rsidRPr="009C5B8F" w:rsidRDefault="009C5B8F" w:rsidP="00446348">
      <w:pPr>
        <w:pStyle w:val="CSSC1"/>
      </w:pPr>
      <w:r w:rsidRPr="009C5B8F">
        <w:rPr>
          <w:rFonts w:hint="eastAsia"/>
        </w:rPr>
        <w:t>数据服务分系统</w:t>
      </w:r>
    </w:p>
    <w:p w:rsidR="009C5B8F" w:rsidRPr="009C5B8F" w:rsidRDefault="009C5B8F" w:rsidP="009C5B8F">
      <w:pPr>
        <w:pStyle w:val="CSSC0"/>
        <w:ind w:firstLine="560"/>
      </w:pPr>
      <w:r w:rsidRPr="009C5B8F">
        <w:rPr>
          <w:rFonts w:hint="eastAsia"/>
        </w:rPr>
        <w:t>通过前端的用户图形界面和后端的高性能数据库，提供高性能数据查询、数据分发、部分数据分析等服务。</w:t>
      </w:r>
    </w:p>
    <w:p w:rsidR="009C5B8F" w:rsidRPr="009C5B8F" w:rsidRDefault="009C5B8F" w:rsidP="00446348">
      <w:pPr>
        <w:pStyle w:val="CSSC1"/>
      </w:pPr>
      <w:r w:rsidRPr="009C5B8F">
        <w:rPr>
          <w:rFonts w:hint="eastAsia"/>
        </w:rPr>
        <w:t>观测运行支持分系统</w:t>
      </w:r>
    </w:p>
    <w:p w:rsidR="009C5B8F" w:rsidRPr="009C5B8F" w:rsidRDefault="009C5B8F" w:rsidP="009C5B8F">
      <w:pPr>
        <w:pStyle w:val="CSSC0"/>
        <w:ind w:firstLine="560"/>
      </w:pPr>
      <w:r w:rsidRPr="009C5B8F">
        <w:rPr>
          <w:rFonts w:hint="eastAsia"/>
        </w:rPr>
        <w:t>负责光学舱的科学运行，如进行巡天运行的编排，处理其他天文模块的观测申请，规划入选的观测等。</w:t>
      </w:r>
    </w:p>
    <w:p w:rsidR="009C5B8F" w:rsidRPr="009C5B8F" w:rsidRDefault="009C5B8F" w:rsidP="00446348">
      <w:pPr>
        <w:pStyle w:val="CSSC1"/>
      </w:pPr>
      <w:r w:rsidRPr="009C5B8F">
        <w:rPr>
          <w:rFonts w:hint="eastAsia"/>
        </w:rPr>
        <w:t>软件研发支持分系统</w:t>
      </w:r>
    </w:p>
    <w:p w:rsidR="009C5B8F" w:rsidRPr="009C5B8F" w:rsidRDefault="009C5B8F" w:rsidP="009C5B8F">
      <w:pPr>
        <w:pStyle w:val="CSSC0"/>
        <w:ind w:firstLine="560"/>
      </w:pPr>
      <w:r w:rsidRPr="009C5B8F">
        <w:rPr>
          <w:rFonts w:hint="eastAsia"/>
        </w:rPr>
        <w:t>制定科学应用系统的软件架构，定义接口、协议、规范等，全面支持科学应用系统的软件研发和科学家的数据处理与数据分析软件的研发。</w:t>
      </w:r>
    </w:p>
    <w:p w:rsidR="009C5B8F" w:rsidRPr="009C5B8F" w:rsidRDefault="009C5B8F" w:rsidP="00446348">
      <w:pPr>
        <w:pStyle w:val="CSSC1"/>
      </w:pPr>
      <w:r w:rsidRPr="009C5B8F">
        <w:rPr>
          <w:rFonts w:hint="eastAsia"/>
        </w:rPr>
        <w:t>数据设施分系统</w:t>
      </w:r>
    </w:p>
    <w:p w:rsidR="00E16F44" w:rsidRDefault="009C5B8F" w:rsidP="009C5B8F">
      <w:pPr>
        <w:pStyle w:val="CSSC0"/>
        <w:ind w:firstLine="560"/>
        <w:rPr>
          <w:rFonts w:hint="eastAsia"/>
        </w:rPr>
      </w:pPr>
      <w:r w:rsidRPr="009C5B8F">
        <w:rPr>
          <w:rFonts w:hint="eastAsia"/>
        </w:rPr>
        <w:t>存储光学舱观测数据和提供计算能力的硬件设施。</w:t>
      </w:r>
      <w:r w:rsidR="00E16F44" w:rsidRPr="009C5B8F">
        <w:rPr>
          <w:rFonts w:hint="eastAsia"/>
        </w:rPr>
        <w:t>科学应用系统的软件系统不应过度依赖于硬件架构，两者的研制</w:t>
      </w:r>
      <w:r w:rsidR="00E16F44">
        <w:rPr>
          <w:rFonts w:hint="eastAsia"/>
        </w:rPr>
        <w:t>应</w:t>
      </w:r>
      <w:r w:rsidR="00E16F44" w:rsidRPr="009C5B8F">
        <w:rPr>
          <w:rFonts w:hint="eastAsia"/>
        </w:rPr>
        <w:t>分离，避免软硬件捆绑。</w:t>
      </w:r>
      <w:r w:rsidR="00E16F44">
        <w:rPr>
          <w:rFonts w:hint="eastAsia"/>
        </w:rPr>
        <w:t>可考虑有偿使用国内已有的大型计算存储设施。</w:t>
      </w:r>
    </w:p>
    <w:p w:rsidR="00C86166" w:rsidRPr="0055505B" w:rsidRDefault="00E16F44" w:rsidP="00E16F44">
      <w:pPr>
        <w:pStyle w:val="CSSC0"/>
        <w:spacing w:before="120"/>
        <w:ind w:firstLine="560"/>
      </w:pPr>
      <w:r>
        <w:rPr>
          <w:rFonts w:hint="eastAsia"/>
        </w:rPr>
        <w:t>上述分系统中，数据流水线是</w:t>
      </w:r>
      <w:r w:rsidR="00C86166">
        <w:rPr>
          <w:rFonts w:hint="eastAsia"/>
        </w:rPr>
        <w:t>核心，</w:t>
      </w:r>
      <w:r>
        <w:rPr>
          <w:rFonts w:hint="eastAsia"/>
        </w:rPr>
        <w:t>需要投入大量天文学家开展研发工作</w:t>
      </w:r>
      <w:r w:rsidR="00C86166">
        <w:rPr>
          <w:rFonts w:hint="eastAsia"/>
        </w:rPr>
        <w:t>。虽然一些现成的天文软件可以将数据处理到看似可用的水平，但不能满足下一代大型巡天项目对数据产品的质量要求</w:t>
      </w:r>
      <w:r>
        <w:rPr>
          <w:rFonts w:hint="eastAsia"/>
        </w:rPr>
        <w:t>，因此</w:t>
      </w:r>
      <w:r w:rsidR="00C86166">
        <w:rPr>
          <w:rFonts w:hint="eastAsia"/>
        </w:rPr>
        <w:t>各大项目都研发专用的数据处理流水线</w:t>
      </w:r>
      <w:r>
        <w:rPr>
          <w:rFonts w:hint="eastAsia"/>
        </w:rPr>
        <w:t>。光学舱</w:t>
      </w:r>
      <w:r w:rsidR="00C86166">
        <w:rPr>
          <w:rFonts w:hint="eastAsia"/>
        </w:rPr>
        <w:t>同样需要研发自己的数据处理流水线，而且数据处理流水线的改进将一直延续到巡天完成之后多年。</w:t>
      </w:r>
    </w:p>
    <w:p w:rsidR="00501664" w:rsidRDefault="00B73720" w:rsidP="00007E7B">
      <w:pPr>
        <w:pStyle w:val="Heading1"/>
        <w:rPr>
          <w:rFonts w:hint="eastAsia"/>
        </w:rPr>
      </w:pPr>
      <w:bookmarkStart w:id="5" w:name="_Toc528572619"/>
      <w:r>
        <w:rPr>
          <w:rFonts w:hint="eastAsia"/>
        </w:rPr>
        <w:t>总体</w:t>
      </w:r>
      <w:r w:rsidR="00501664">
        <w:rPr>
          <w:rFonts w:hint="eastAsia"/>
        </w:rPr>
        <w:t>方案</w:t>
      </w:r>
      <w:bookmarkEnd w:id="5"/>
    </w:p>
    <w:p w:rsidR="00501664" w:rsidRDefault="00501664" w:rsidP="00007E7B">
      <w:pPr>
        <w:pStyle w:val="Heading2"/>
      </w:pPr>
      <w:bookmarkStart w:id="6" w:name="_Toc528572620"/>
      <w:r>
        <w:rPr>
          <w:rFonts w:hint="eastAsia"/>
        </w:rPr>
        <w:t>数据产品与要求</w:t>
      </w:r>
      <w:bookmarkEnd w:id="6"/>
    </w:p>
    <w:p w:rsidR="00F22B03" w:rsidRPr="00F22B03" w:rsidRDefault="00F22B03" w:rsidP="00007E7B">
      <w:pPr>
        <w:pStyle w:val="Heading3"/>
      </w:pPr>
      <w:bookmarkStart w:id="7" w:name="_Toc528572621"/>
      <w:r w:rsidRPr="00F22B03">
        <w:t>数据产品</w:t>
      </w:r>
      <w:bookmarkEnd w:id="7"/>
    </w:p>
    <w:p w:rsidR="00F22B03" w:rsidRPr="00F22B03" w:rsidRDefault="00F22B03" w:rsidP="00194FFB">
      <w:pPr>
        <w:pStyle w:val="CSSC0"/>
        <w:ind w:firstLine="560"/>
      </w:pPr>
      <w:r w:rsidRPr="00F22B03">
        <w:t>空间站</w:t>
      </w:r>
      <w:r>
        <w:rPr>
          <w:rFonts w:hint="eastAsia"/>
        </w:rPr>
        <w:t>光学巡天</w:t>
      </w:r>
      <w:r w:rsidRPr="00F22B03">
        <w:t>数据产品分三大类型：</w:t>
      </w:r>
    </w:p>
    <w:p w:rsidR="00F22B03" w:rsidRPr="00F22B03" w:rsidRDefault="00F22B03" w:rsidP="000461AE">
      <w:pPr>
        <w:pStyle w:val="CSSC1"/>
      </w:pPr>
      <w:r w:rsidRPr="00F22B03">
        <w:t>原始数据：包括全部需要保留的成像数据</w:t>
      </w:r>
      <w:r w:rsidR="00A463B2">
        <w:rPr>
          <w:rFonts w:hint="eastAsia"/>
        </w:rPr>
        <w:t>、</w:t>
      </w:r>
      <w:r w:rsidRPr="00F22B03">
        <w:t>光谱</w:t>
      </w:r>
      <w:r w:rsidR="00A463B2">
        <w:rPr>
          <w:rFonts w:hint="eastAsia"/>
        </w:rPr>
        <w:t>图像数据和工程数据</w:t>
      </w:r>
      <w:r w:rsidRPr="00F22B03">
        <w:t>，以及相应资料，例如观测计划、报告、定标文件等；</w:t>
      </w:r>
    </w:p>
    <w:p w:rsidR="00F22B03" w:rsidRPr="00F22B03" w:rsidRDefault="00A463B2" w:rsidP="000461AE">
      <w:pPr>
        <w:pStyle w:val="CSSC1"/>
      </w:pPr>
      <w:r>
        <w:rPr>
          <w:rFonts w:hint="eastAsia"/>
        </w:rPr>
        <w:t>科学</w:t>
      </w:r>
      <w:r w:rsidR="00F22B03" w:rsidRPr="00F22B03">
        <w:t>图像和光谱数据：经过校准并扣除各种仪器系统误差后的单次曝光图像、叠加图像</w:t>
      </w:r>
      <w:r w:rsidR="00F22B03" w:rsidRPr="00F22B03">
        <w:t>(NUV/u/g/r/</w:t>
      </w:r>
      <w:proofErr w:type="spellStart"/>
      <w:r w:rsidR="00F22B03" w:rsidRPr="00F22B03">
        <w:t>i</w:t>
      </w:r>
      <w:proofErr w:type="spellEnd"/>
      <w:r w:rsidR="00F22B03" w:rsidRPr="00F22B03">
        <w:t>/z/y</w:t>
      </w:r>
      <w:r w:rsidR="00F22B03" w:rsidRPr="00F22B03">
        <w:t>波段</w:t>
      </w:r>
      <w:r w:rsidR="00F22B03" w:rsidRPr="00F22B03">
        <w:t>)</w:t>
      </w:r>
      <w:r w:rsidR="00F22B03" w:rsidRPr="00F22B03">
        <w:t>以及一维光谱数据。包括相</w:t>
      </w:r>
      <w:r w:rsidR="00F22B03" w:rsidRPr="00F22B03">
        <w:lastRenderedPageBreak/>
        <w:t>关附加信息，如观测信息</w:t>
      </w:r>
      <w:r w:rsidR="00F22B03" w:rsidRPr="00F22B03">
        <w:t>(</w:t>
      </w:r>
      <w:r w:rsidR="00F22B03" w:rsidRPr="00F22B03">
        <w:t>曝光时间、观测质量、观测对象的定标文件历史等</w:t>
      </w:r>
      <w:r w:rsidR="00F22B03" w:rsidRPr="00F22B03">
        <w:t>)</w:t>
      </w:r>
      <w:r w:rsidR="00F22B03" w:rsidRPr="00F22B03">
        <w:t>，点扩展函数模型</w:t>
      </w:r>
      <w:r>
        <w:rPr>
          <w:rFonts w:hint="eastAsia"/>
        </w:rPr>
        <w:t>、</w:t>
      </w:r>
      <w:r w:rsidR="00F22B03" w:rsidRPr="00F22B03">
        <w:t>光学畸变图像</w:t>
      </w:r>
      <w:r>
        <w:rPr>
          <w:rFonts w:hint="eastAsia"/>
        </w:rPr>
        <w:t>、屏蔽区域（</w:t>
      </w:r>
      <w:r>
        <w:rPr>
          <w:rFonts w:hint="eastAsia"/>
        </w:rPr>
        <w:t>mask</w:t>
      </w:r>
      <w:r>
        <w:rPr>
          <w:rFonts w:hint="eastAsia"/>
        </w:rPr>
        <w:t>）</w:t>
      </w:r>
      <w:r w:rsidR="00F22B03" w:rsidRPr="00F22B03">
        <w:t>等；</w:t>
      </w:r>
    </w:p>
    <w:p w:rsidR="00F22B03" w:rsidRPr="00F22B03" w:rsidRDefault="00A463B2" w:rsidP="000461AE">
      <w:pPr>
        <w:pStyle w:val="CSSC1"/>
      </w:pPr>
      <w:r>
        <w:rPr>
          <w:rFonts w:hint="eastAsia"/>
        </w:rPr>
        <w:t>星表</w:t>
      </w:r>
      <w:r w:rsidR="00F22B03" w:rsidRPr="00F22B03">
        <w:t>数据：天体的物理性质参数列表，包括测光和光谱数据以及经数据处理后得到的物理参数及其误差</w:t>
      </w:r>
      <w:r w:rsidR="00F22B03" w:rsidRPr="00F22B03">
        <w:t xml:space="preserve"> (</w:t>
      </w:r>
      <w:r w:rsidR="00F22B03" w:rsidRPr="00F22B03">
        <w:t>如位置、流量、星等、颜色、分类、星系形状、测光和光谱红移等信息</w:t>
      </w:r>
      <w:r w:rsidR="00F22B03" w:rsidRPr="00F22B03">
        <w:t>)</w:t>
      </w:r>
      <w:r w:rsidR="00194FFB">
        <w:rPr>
          <w:rFonts w:hint="eastAsia"/>
        </w:rPr>
        <w:t>。</w:t>
      </w:r>
    </w:p>
    <w:p w:rsidR="00F22B03" w:rsidRPr="00F22B03" w:rsidRDefault="00F22B03" w:rsidP="00194FFB">
      <w:pPr>
        <w:pStyle w:val="CSSC0"/>
        <w:ind w:firstLine="560"/>
      </w:pPr>
      <w:r w:rsidRPr="00F22B03">
        <w:t>每级数据产品不仅包括处理生成的数据，还包括与之相关的质量控制数据，从而保障所有数据以及其处理过程的可追溯性。</w:t>
      </w:r>
    </w:p>
    <w:p w:rsidR="00F22B03" w:rsidRPr="00F22B03" w:rsidRDefault="00F22B03" w:rsidP="00F22B03">
      <w:pPr>
        <w:pStyle w:val="CSSC0"/>
        <w:ind w:firstLine="560"/>
      </w:pPr>
      <w:r w:rsidRPr="00F22B03">
        <w:t>另有其他两类</w:t>
      </w:r>
      <w:r w:rsidR="00234A6A">
        <w:rPr>
          <w:rFonts w:hint="eastAsia"/>
        </w:rPr>
        <w:t>非常有用的</w:t>
      </w:r>
      <w:r w:rsidRPr="00F22B03">
        <w:t>数据产品：</w:t>
      </w:r>
    </w:p>
    <w:p w:rsidR="00F22B03" w:rsidRPr="00F22B03" w:rsidRDefault="00F22B03" w:rsidP="00446348">
      <w:pPr>
        <w:pStyle w:val="CSSC1"/>
        <w:numPr>
          <w:ilvl w:val="6"/>
          <w:numId w:val="16"/>
        </w:numPr>
      </w:pPr>
      <w:r w:rsidRPr="00F22B03">
        <w:t>外部数据：其他空间和地面巡天项目数据；可用于流量定标、数据校准</w:t>
      </w:r>
      <w:r w:rsidRPr="00F22B03">
        <w:t>(</w:t>
      </w:r>
      <w:r w:rsidRPr="00F22B03">
        <w:t>经过空间站望远镜数据处理流程再分析，校准星系形状以及测光红移测量</w:t>
      </w:r>
      <w:r w:rsidRPr="00F22B03">
        <w:t>)</w:t>
      </w:r>
      <w:r w:rsidRPr="00F22B03">
        <w:t>等；</w:t>
      </w:r>
    </w:p>
    <w:p w:rsidR="00F22B03" w:rsidRPr="00F22B03" w:rsidRDefault="00F22B03" w:rsidP="000461AE">
      <w:pPr>
        <w:pStyle w:val="CSSC1"/>
      </w:pPr>
      <w:r w:rsidRPr="00F22B03">
        <w:t>模拟数据：全过程数值仿真；通过模拟真实数据校准和验证数据处理流程以及观测策略。</w:t>
      </w:r>
    </w:p>
    <w:p w:rsidR="00F22B03" w:rsidRPr="00F22B03" w:rsidRDefault="00F22B03" w:rsidP="00007E7B">
      <w:pPr>
        <w:pStyle w:val="Heading3"/>
      </w:pPr>
      <w:bookmarkStart w:id="8" w:name="_Toc528572622"/>
      <w:r w:rsidRPr="00F22B03">
        <w:t>数据产品要求</w:t>
      </w:r>
      <w:bookmarkEnd w:id="8"/>
      <w:r w:rsidR="00234A6A" w:rsidRPr="00446348">
        <w:rPr>
          <w:rFonts w:hint="eastAsia"/>
          <w:color w:val="FF0000"/>
        </w:rPr>
        <w:t>[</w:t>
      </w:r>
      <w:r w:rsidR="003B7673">
        <w:rPr>
          <w:rFonts w:hint="eastAsia"/>
          <w:color w:val="FF0000"/>
        </w:rPr>
        <w:t>斟酌</w:t>
      </w:r>
      <w:r w:rsidR="00234A6A" w:rsidRPr="00446348">
        <w:rPr>
          <w:rFonts w:hint="eastAsia"/>
          <w:color w:val="FF0000"/>
        </w:rPr>
        <w:t>]</w:t>
      </w:r>
    </w:p>
    <w:p w:rsidR="00F22B03" w:rsidRPr="00F22B03" w:rsidRDefault="00A463B2" w:rsidP="00A463B2">
      <w:pPr>
        <w:pStyle w:val="CSSC0"/>
        <w:ind w:firstLine="560"/>
      </w:pPr>
      <w:r>
        <w:rPr>
          <w:rFonts w:hint="eastAsia"/>
        </w:rPr>
        <w:t>空间站光学巡天以精确测量</w:t>
      </w:r>
      <w:r w:rsidRPr="00F22B03">
        <w:t>暗能量</w:t>
      </w:r>
      <w:r>
        <w:rPr>
          <w:rFonts w:hint="eastAsia"/>
        </w:rPr>
        <w:t>属性为驱动性</w:t>
      </w:r>
      <w:r w:rsidR="00F22B03" w:rsidRPr="00F22B03">
        <w:t>科学目标，</w:t>
      </w:r>
      <w:r>
        <w:rPr>
          <w:rFonts w:hint="eastAsia"/>
        </w:rPr>
        <w:t>其</w:t>
      </w:r>
      <w:r w:rsidR="00F22B03" w:rsidRPr="00F22B03">
        <w:t>数据产品</w:t>
      </w:r>
      <w:r>
        <w:rPr>
          <w:rFonts w:hint="eastAsia"/>
        </w:rPr>
        <w:t>须</w:t>
      </w:r>
      <w:r w:rsidR="00F22B03" w:rsidRPr="00F22B03">
        <w:t>满足以下要求</w:t>
      </w:r>
      <w:r w:rsidR="00F22B03" w:rsidRPr="00F22B03">
        <w:t xml:space="preserve"> (</w:t>
      </w:r>
      <w:r w:rsidR="00F22B03" w:rsidRPr="00F22B03">
        <w:t>参考</w:t>
      </w:r>
      <w:r w:rsidR="00F22B03" w:rsidRPr="00F22B03">
        <w:t>Euclid</w:t>
      </w:r>
      <w:r w:rsidR="00F22B03" w:rsidRPr="00F22B03">
        <w:t>卫星数据产品要求，具体数值需结合全过程数值仿真进行估计</w:t>
      </w:r>
      <w:r w:rsidR="00F22B03" w:rsidRPr="00F22B03">
        <w:t>)</w:t>
      </w:r>
      <w:r w:rsidR="00F22B03" w:rsidRPr="00F22B03">
        <w:t>：</w:t>
      </w:r>
    </w:p>
    <w:p w:rsidR="00F22B03" w:rsidRPr="00F22B03" w:rsidRDefault="00F22B03" w:rsidP="000461AE">
      <w:pPr>
        <w:pStyle w:val="CSSC1"/>
      </w:pPr>
      <w:r w:rsidRPr="00F22B03">
        <w:t>巡天区域内用于弱引力透镜研究的星系平均密度：</w:t>
      </w:r>
      <w:r w:rsidRPr="00F22B03">
        <w:t>n</w:t>
      </w:r>
      <w:r w:rsidRPr="00F22B03">
        <w:rPr>
          <w:vertAlign w:val="subscript"/>
        </w:rPr>
        <w:t>g</w:t>
      </w:r>
      <w:r w:rsidRPr="00F22B03">
        <w:t>≥</w:t>
      </w:r>
      <w:r w:rsidRPr="00234A6A">
        <w:rPr>
          <w:color w:val="FF0000"/>
        </w:rPr>
        <w:t>30</w:t>
      </w:r>
      <w:r w:rsidRPr="00F22B03">
        <w:t>gals/arcmin</w:t>
      </w:r>
      <w:r w:rsidRPr="00F22B03">
        <w:rPr>
          <w:vertAlign w:val="superscript"/>
        </w:rPr>
        <w:t>2</w:t>
      </w:r>
      <w:r w:rsidRPr="00F22B03">
        <w:t>；</w:t>
      </w:r>
    </w:p>
    <w:p w:rsidR="00F22B03" w:rsidRPr="00F22B03" w:rsidRDefault="00F22B03" w:rsidP="000461AE">
      <w:pPr>
        <w:pStyle w:val="CSSC1"/>
      </w:pPr>
      <w:r w:rsidRPr="00F22B03">
        <w:t>星系形状测量精度：乘法偏差</w:t>
      </w:r>
      <w:r w:rsidRPr="00F22B03">
        <w:t>m&lt;2×10</w:t>
      </w:r>
      <w:r w:rsidRPr="00F22B03">
        <w:rPr>
          <w:vertAlign w:val="superscript"/>
        </w:rPr>
        <w:t>-3</w:t>
      </w:r>
      <w:r w:rsidRPr="00F22B03">
        <w:t xml:space="preserve">, </w:t>
      </w:r>
      <w:r w:rsidRPr="00F22B03">
        <w:t>附加偏差方差</w:t>
      </w:r>
      <w:r w:rsidRPr="00F22B03">
        <w:t>σ</w:t>
      </w:r>
      <w:r w:rsidRPr="00F22B03">
        <w:rPr>
          <w:vertAlign w:val="superscript"/>
        </w:rPr>
        <w:t>2</w:t>
      </w:r>
      <w:r w:rsidRPr="00F22B03">
        <w:rPr>
          <w:vertAlign w:val="subscript"/>
        </w:rPr>
        <w:t>sys</w:t>
      </w:r>
      <w:r w:rsidRPr="00F22B03">
        <w:t>&lt;10</w:t>
      </w:r>
      <w:r w:rsidRPr="00F22B03">
        <w:rPr>
          <w:vertAlign w:val="superscript"/>
        </w:rPr>
        <w:t>-7</w:t>
      </w:r>
      <w:r w:rsidRPr="00F22B03">
        <w:t>；</w:t>
      </w:r>
    </w:p>
    <w:p w:rsidR="00F22B03" w:rsidRPr="00F22B03" w:rsidRDefault="00F22B03" w:rsidP="000461AE">
      <w:pPr>
        <w:pStyle w:val="CSSC1"/>
      </w:pPr>
      <w:r w:rsidRPr="00F22B03">
        <w:t>背景星系红移分布对应的中位数红移：</w:t>
      </w:r>
      <w:r w:rsidRPr="00F22B03">
        <w:t>&lt;z&gt; &gt; 0.8</w:t>
      </w:r>
      <w:r w:rsidRPr="00F22B03">
        <w:t>；</w:t>
      </w:r>
    </w:p>
    <w:p w:rsidR="00F22B03" w:rsidRPr="00F22B03" w:rsidRDefault="00F22B03" w:rsidP="000461AE">
      <w:pPr>
        <w:pStyle w:val="CSSC1"/>
      </w:pPr>
      <w:r w:rsidRPr="00F22B03">
        <w:t>红移</w:t>
      </w:r>
      <w:r w:rsidRPr="00F22B03">
        <w:t>0.2&lt;z&lt;2.0</w:t>
      </w:r>
      <w:r w:rsidRPr="00F22B03">
        <w:t>范围内，测光红移误差的均方根</w:t>
      </w:r>
      <w:r w:rsidRPr="00F22B03">
        <w:t>(RMS)</w:t>
      </w:r>
      <w:r w:rsidRPr="00F22B03">
        <w:t>：</w:t>
      </w:r>
      <w:r w:rsidRPr="00F22B03">
        <w:t xml:space="preserve"> σ(z)/(1+z)&lt;0.05</w:t>
      </w:r>
      <w:r w:rsidRPr="00F22B03">
        <w:t>；</w:t>
      </w:r>
    </w:p>
    <w:p w:rsidR="00F22B03" w:rsidRPr="00F22B03" w:rsidRDefault="00F22B03" w:rsidP="000461AE">
      <w:pPr>
        <w:pStyle w:val="CSSC1"/>
      </w:pPr>
      <w:r w:rsidRPr="00F22B03">
        <w:t>测光红移灾难性失效比例：</w:t>
      </w:r>
      <w:proofErr w:type="spellStart"/>
      <w:r w:rsidRPr="00F22B03">
        <w:t>f</w:t>
      </w:r>
      <w:r w:rsidRPr="00F22B03">
        <w:rPr>
          <w:vertAlign w:val="subscript"/>
        </w:rPr>
        <w:t>cat</w:t>
      </w:r>
      <w:proofErr w:type="spellEnd"/>
      <w:r w:rsidRPr="00F22B03">
        <w:t>&lt;10</w:t>
      </w:r>
      <w:r w:rsidRPr="00F22B03">
        <w:t>％；</w:t>
      </w:r>
    </w:p>
    <w:p w:rsidR="00F22B03" w:rsidRPr="00F22B03" w:rsidRDefault="00F22B03" w:rsidP="000461AE">
      <w:pPr>
        <w:pStyle w:val="CSSC1"/>
      </w:pPr>
      <w:r w:rsidRPr="00F22B03">
        <w:t>每个红移区间的红移分布</w:t>
      </w:r>
      <w:r w:rsidRPr="00F22B03">
        <w:t>n(z)</w:t>
      </w:r>
      <w:r w:rsidRPr="00F22B03">
        <w:t>的平均值精度：</w:t>
      </w:r>
      <w:r w:rsidRPr="00F22B03">
        <w:t>σ(&lt;z&gt;)/(1+z)&lt;0.002</w:t>
      </w:r>
      <w:r w:rsidRPr="00F22B03">
        <w:t>。</w:t>
      </w:r>
    </w:p>
    <w:p w:rsidR="00501664" w:rsidRDefault="00501664" w:rsidP="00007E7B">
      <w:pPr>
        <w:pStyle w:val="Heading2"/>
      </w:pPr>
      <w:bookmarkStart w:id="9" w:name="_Toc528572623"/>
      <w:r>
        <w:rPr>
          <w:rFonts w:hint="eastAsia"/>
        </w:rPr>
        <w:t>巡天仿真分系统</w:t>
      </w:r>
      <w:bookmarkEnd w:id="9"/>
    </w:p>
    <w:p w:rsidR="00FD635F" w:rsidRPr="00FD635F" w:rsidRDefault="00FD635F" w:rsidP="00FD635F">
      <w:pPr>
        <w:pStyle w:val="Heading3"/>
      </w:pPr>
      <w:bookmarkStart w:id="10" w:name="_Toc528572624"/>
      <w:r w:rsidRPr="00FD635F">
        <w:t>图像仿真</w:t>
      </w:r>
      <w:bookmarkEnd w:id="10"/>
    </w:p>
    <w:p w:rsidR="00FD635F" w:rsidRPr="00FD635F" w:rsidRDefault="00FD635F" w:rsidP="00FD635F">
      <w:pPr>
        <w:pStyle w:val="CSSC0"/>
        <w:ind w:firstLine="560"/>
      </w:pPr>
      <w:r w:rsidRPr="00FD635F">
        <w:t>针对科学需求的前期数据模拟和仿真是项目预研过程的一个重要环节，它</w:t>
      </w:r>
      <w:del w:id="11" w:author="詹虎" w:date="2018-11-13T22:43:00Z">
        <w:r w:rsidRPr="00FD635F" w:rsidDel="00C22771">
          <w:rPr>
            <w:rFonts w:hint="eastAsia"/>
          </w:rPr>
          <w:delText>以科学需求驱动的技术指标为依据</w:delText>
        </w:r>
      </w:del>
      <w:ins w:id="12" w:author="詹虎" w:date="2018-11-13T22:43:00Z">
        <w:r w:rsidR="00C22771">
          <w:rPr>
            <w:rFonts w:hint="eastAsia"/>
          </w:rPr>
          <w:t>从硬件方案和</w:t>
        </w:r>
      </w:ins>
      <w:ins w:id="13" w:author="詹虎" w:date="2018-11-13T22:44:00Z">
        <w:r w:rsidR="00C22771">
          <w:rPr>
            <w:rFonts w:hint="eastAsia"/>
          </w:rPr>
          <w:t>运行条件出发</w:t>
        </w:r>
      </w:ins>
      <w:r w:rsidRPr="00FD635F">
        <w:t>，</w:t>
      </w:r>
      <w:ins w:id="14" w:author="詹虎" w:date="2018-11-13T22:44:00Z">
        <w:r w:rsidR="00C22771">
          <w:rPr>
            <w:rFonts w:hint="eastAsia"/>
          </w:rPr>
          <w:t>生成高度可信的观测图像，</w:t>
        </w:r>
      </w:ins>
      <w:del w:id="15" w:author="詹虎" w:date="2018-11-13T22:47:00Z">
        <w:r w:rsidRPr="00FD635F" w:rsidDel="00C22771">
          <w:rPr>
            <w:rFonts w:hint="eastAsia"/>
          </w:rPr>
          <w:delText>与科学需求作相互对比验证</w:delText>
        </w:r>
      </w:del>
      <w:del w:id="16" w:author="詹虎" w:date="2018-11-13T22:44:00Z">
        <w:r w:rsidRPr="00FD635F" w:rsidDel="00C22771">
          <w:rPr>
            <w:rFonts w:hint="eastAsia"/>
          </w:rPr>
          <w:delText>并向科学用户反馈</w:delText>
        </w:r>
      </w:del>
      <w:ins w:id="17" w:author="詹虎" w:date="2018-11-13T22:47:00Z">
        <w:r w:rsidR="00C22771">
          <w:rPr>
            <w:rFonts w:hint="eastAsia"/>
          </w:rPr>
          <w:t>以科学为闭环，</w:t>
        </w:r>
      </w:ins>
      <w:ins w:id="18" w:author="詹虎" w:date="2018-11-13T22:45:00Z">
        <w:r w:rsidR="00C22771">
          <w:rPr>
            <w:rFonts w:hint="eastAsia"/>
          </w:rPr>
          <w:t>优化</w:t>
        </w:r>
      </w:ins>
      <w:ins w:id="19" w:author="詹虎" w:date="2018-11-13T22:47:00Z">
        <w:r w:rsidR="00C22771">
          <w:rPr>
            <w:rFonts w:hint="eastAsia"/>
          </w:rPr>
          <w:t>软</w:t>
        </w:r>
      </w:ins>
      <w:ins w:id="20" w:author="詹虎" w:date="2018-11-13T22:45:00Z">
        <w:r w:rsidR="00C22771">
          <w:rPr>
            <w:rFonts w:hint="eastAsia"/>
          </w:rPr>
          <w:t>硬件</w:t>
        </w:r>
      </w:ins>
      <w:ins w:id="21" w:author="詹虎" w:date="2018-11-13T22:47:00Z">
        <w:r w:rsidR="00C22771">
          <w:rPr>
            <w:rFonts w:hint="eastAsia"/>
          </w:rPr>
          <w:t>和运行</w:t>
        </w:r>
      </w:ins>
      <w:ins w:id="22" w:author="詹虎" w:date="2018-11-13T22:45:00Z">
        <w:r w:rsidR="00C22771">
          <w:rPr>
            <w:rFonts w:hint="eastAsia"/>
          </w:rPr>
          <w:t>方案</w:t>
        </w:r>
      </w:ins>
      <w:r w:rsidRPr="00FD635F">
        <w:t>，并为数据处理系统的研究提供基础。</w:t>
      </w:r>
    </w:p>
    <w:p w:rsidR="00FD635F" w:rsidRPr="00FD635F" w:rsidRDefault="00FD635F" w:rsidP="00FD635F">
      <w:pPr>
        <w:pStyle w:val="CSSC0"/>
        <w:ind w:firstLine="560"/>
      </w:pPr>
      <w:r w:rsidRPr="00FD635F">
        <w:lastRenderedPageBreak/>
        <w:t>在数据模拟和仿真的范围内，将会依次开展的几个方面的工作有：</w:t>
      </w:r>
    </w:p>
    <w:p w:rsidR="00FD635F" w:rsidRPr="00FD635F" w:rsidRDefault="00FD635F" w:rsidP="000461AE">
      <w:pPr>
        <w:pStyle w:val="CSSC1"/>
      </w:pPr>
      <w:r w:rsidRPr="00FD635F">
        <w:t>构建现实化的模拟星表。</w:t>
      </w:r>
    </w:p>
    <w:p w:rsidR="00FD635F" w:rsidRPr="00FD635F" w:rsidRDefault="00FD635F" w:rsidP="00FD635F">
      <w:pPr>
        <w:pStyle w:val="CSSC0"/>
        <w:ind w:firstLine="560"/>
      </w:pPr>
      <w:r w:rsidRPr="00FD635F">
        <w:t>构建模拟星表的工作是在望远镜正式运行之前，理论和观测之间的首次结合，是进行图像仿真等工作的基础。因此，各大项目的科学家都投入很大精力去制作模拟星表，如</w:t>
      </w:r>
      <w:r w:rsidRPr="00FD635F">
        <w:t>Gaia (</w:t>
      </w:r>
      <w:proofErr w:type="spellStart"/>
      <w:r w:rsidRPr="00FD635F">
        <w:t>Slezak</w:t>
      </w:r>
      <w:proofErr w:type="spellEnd"/>
      <w:r w:rsidRPr="00FD635F">
        <w:t xml:space="preserve"> &amp; </w:t>
      </w:r>
      <w:proofErr w:type="spellStart"/>
      <w:r w:rsidRPr="00FD635F">
        <w:t>Mignard</w:t>
      </w:r>
      <w:proofErr w:type="spellEnd"/>
      <w:r w:rsidRPr="00FD635F">
        <w:t xml:space="preserve"> 2007), Pan-STARRS1 (Cai et al. 2009), LSST (</w:t>
      </w:r>
      <w:proofErr w:type="spellStart"/>
      <w:r w:rsidRPr="00FD635F">
        <w:t>Gorecki</w:t>
      </w:r>
      <w:proofErr w:type="spellEnd"/>
      <w:r w:rsidRPr="00FD635F">
        <w:t xml:space="preserve"> et al. 2014), Euclid (</w:t>
      </w:r>
      <w:proofErr w:type="spellStart"/>
      <w:r w:rsidRPr="00FD635F">
        <w:t>Ascaso</w:t>
      </w:r>
      <w:proofErr w:type="spellEnd"/>
      <w:r w:rsidRPr="00FD635F">
        <w:t xml:space="preserve">, Mei &amp; Benitez 2015) </w:t>
      </w:r>
      <w:r w:rsidRPr="00FD635F">
        <w:t>等。</w:t>
      </w:r>
    </w:p>
    <w:p w:rsidR="00FD635F" w:rsidRPr="00FD635F" w:rsidRDefault="00FD635F" w:rsidP="00FD635F">
      <w:pPr>
        <w:pStyle w:val="CSSC0"/>
        <w:ind w:firstLine="560"/>
      </w:pPr>
      <w:r w:rsidRPr="00FD635F">
        <w:t>构建模拟星表的要求和内容有：</w:t>
      </w:r>
    </w:p>
    <w:p w:rsidR="00FD635F" w:rsidRPr="00FD635F" w:rsidRDefault="00FD635F" w:rsidP="000461AE">
      <w:pPr>
        <w:pStyle w:val="CSSC2"/>
      </w:pPr>
      <w:r w:rsidRPr="00FD635F">
        <w:t>模拟星表的构建应尽可能接近实际观测，并达到必需的深度。实测星表如</w:t>
      </w:r>
      <w:r w:rsidRPr="00FD635F">
        <w:t>HUDF</w:t>
      </w:r>
      <w:r w:rsidRPr="00FD635F">
        <w:t>、</w:t>
      </w:r>
      <w:r w:rsidRPr="00FD635F">
        <w:t>CANDELS</w:t>
      </w:r>
      <w:r w:rsidRPr="00FD635F">
        <w:t>、</w:t>
      </w:r>
      <w:r w:rsidRPr="00FD635F">
        <w:t>COSMOS</w:t>
      </w:r>
      <w:r w:rsidRPr="00FD635F">
        <w:t>等，其观测设备的分辨率和深度都比较高，可以做为参考星表。</w:t>
      </w:r>
      <w:r w:rsidRPr="00FD635F">
        <w:t>CANDELS</w:t>
      </w:r>
      <w:r w:rsidRPr="00FD635F">
        <w:t>项目使用</w:t>
      </w:r>
      <w:r w:rsidRPr="00FD635F">
        <w:t>HST</w:t>
      </w:r>
      <w:r w:rsidRPr="00FD635F">
        <w:t>的</w:t>
      </w:r>
      <w:r w:rsidRPr="00FD635F">
        <w:t>WFC3</w:t>
      </w:r>
      <w:r w:rsidRPr="00FD635F">
        <w:t>和</w:t>
      </w:r>
      <w:r w:rsidRPr="00FD635F">
        <w:t>ACS</w:t>
      </w:r>
      <w:r w:rsidRPr="00FD635F">
        <w:t>成像设备，</w:t>
      </w:r>
      <w:r w:rsidRPr="00FD635F">
        <w:t>GOODS-N</w:t>
      </w:r>
      <w:r w:rsidRPr="00FD635F">
        <w:t>、</w:t>
      </w:r>
      <w:r w:rsidRPr="00FD635F">
        <w:t>GOODS-S</w:t>
      </w:r>
      <w:r w:rsidRPr="00FD635F">
        <w:t>、</w:t>
      </w:r>
      <w:r w:rsidRPr="00FD635F">
        <w:t>UDS</w:t>
      </w:r>
      <w:r w:rsidRPr="00FD635F">
        <w:t>、</w:t>
      </w:r>
      <w:r w:rsidRPr="00FD635F">
        <w:t>EGS</w:t>
      </w:r>
      <w:r w:rsidRPr="00FD635F">
        <w:t>、</w:t>
      </w:r>
      <w:r w:rsidRPr="00FD635F">
        <w:t>COSMOS</w:t>
      </w:r>
      <w:r w:rsidRPr="00FD635F">
        <w:t>场的观测数据，</w:t>
      </w:r>
      <w:r w:rsidRPr="00FD635F">
        <w:t xml:space="preserve"> F814W</w:t>
      </w:r>
      <w:r w:rsidRPr="00FD635F">
        <w:t>波段极限星等达到</w:t>
      </w:r>
      <w:r w:rsidRPr="00FD635F">
        <w:t>27.72</w:t>
      </w:r>
      <w:r w:rsidRPr="00FD635F">
        <w:t>等，随着其星表数据的不断发表，将促进广泛领域下的天文研究，尤其在河外科学领域。</w:t>
      </w:r>
      <w:r w:rsidRPr="00FD635F">
        <w:t>COSMOS (</w:t>
      </w:r>
      <w:proofErr w:type="spellStart"/>
      <w:r w:rsidRPr="00FD635F">
        <w:t>Laigle</w:t>
      </w:r>
      <w:proofErr w:type="spellEnd"/>
      <w:r w:rsidRPr="00FD635F">
        <w:t xml:space="preserve"> et al. 2016) </w:t>
      </w:r>
      <w:r w:rsidRPr="00FD635F">
        <w:t>星表包含了</w:t>
      </w:r>
      <w:r w:rsidRPr="00FD635F">
        <w:t>HST</w:t>
      </w:r>
      <w:r w:rsidRPr="00FD635F">
        <w:t>的空间观测以及地面望远镜的观测数据，提供了约</w:t>
      </w:r>
      <w:r w:rsidRPr="00FD635F">
        <w:t>118</w:t>
      </w:r>
      <w:r w:rsidRPr="00FD635F">
        <w:t>万个河内及河外目标的数据，覆盖天区为</w:t>
      </w:r>
      <w:r w:rsidRPr="00FD635F">
        <w:t>2</w:t>
      </w:r>
      <w:r w:rsidRPr="00FD635F">
        <w:t>平方度，探测深度在</w:t>
      </w:r>
      <w:proofErr w:type="spellStart"/>
      <w:r w:rsidRPr="00FD635F">
        <w:t>i</w:t>
      </w:r>
      <w:proofErr w:type="spellEnd"/>
      <w:r w:rsidRPr="00FD635F">
        <w:t>波段为</w:t>
      </w:r>
      <w:r w:rsidRPr="00FD635F">
        <w:t>26.2</w:t>
      </w:r>
      <w:r w:rsidRPr="00FD635F">
        <w:t>星等。</w:t>
      </w:r>
      <w:r w:rsidRPr="00FD635F">
        <w:t>Deep Lens Survey</w:t>
      </w:r>
      <w:r w:rsidRPr="00FD635F">
        <w:t>是一个地基观测项目，其探测深度可达到</w:t>
      </w:r>
      <w:r w:rsidRPr="00FD635F">
        <w:t>B</w:t>
      </w:r>
      <w:r w:rsidRPr="00FD635F">
        <w:t>、</w:t>
      </w:r>
      <w:r w:rsidRPr="00FD635F">
        <w:t>V</w:t>
      </w:r>
      <w:r w:rsidRPr="00FD635F">
        <w:t>、</w:t>
      </w:r>
      <w:r w:rsidRPr="00FD635F">
        <w:t>R</w:t>
      </w:r>
      <w:r w:rsidRPr="00FD635F">
        <w:t>、</w:t>
      </w:r>
      <w:r w:rsidRPr="00FD635F">
        <w:t xml:space="preserve">z' </w:t>
      </w:r>
      <w:r w:rsidRPr="00FD635F">
        <w:t>波段</w:t>
      </w:r>
      <w:r w:rsidRPr="00FD635F">
        <w:t>29</w:t>
      </w:r>
      <w:r w:rsidRPr="00FD635F">
        <w:t>、</w:t>
      </w:r>
      <w:r w:rsidRPr="00FD635F">
        <w:t>29</w:t>
      </w:r>
      <w:r w:rsidRPr="00FD635F">
        <w:t>、</w:t>
      </w:r>
      <w:r w:rsidRPr="00FD635F">
        <w:t>29</w:t>
      </w:r>
      <w:r w:rsidRPr="00FD635F">
        <w:t>、</w:t>
      </w:r>
      <w:r w:rsidRPr="00FD635F">
        <w:t>28</w:t>
      </w:r>
      <w:r w:rsidRPr="00FD635F">
        <w:t>星等每平方角秒，巡天面积为</w:t>
      </w:r>
      <w:r w:rsidRPr="00FD635F">
        <w:t>7</w:t>
      </w:r>
      <w:r w:rsidRPr="00FD635F">
        <w:t>个</w:t>
      </w:r>
      <w:r w:rsidRPr="00FD635F">
        <w:t>2°×2°</w:t>
      </w:r>
      <w:r w:rsidRPr="00FD635F">
        <w:t>的天区（</w:t>
      </w:r>
      <w:proofErr w:type="spellStart"/>
      <w:r w:rsidRPr="00FD635F">
        <w:t>Wittman</w:t>
      </w:r>
      <w:proofErr w:type="spellEnd"/>
      <w:r w:rsidRPr="00FD635F">
        <w:t xml:space="preserve"> et al. 2002</w:t>
      </w:r>
      <w:r w:rsidRPr="00FD635F">
        <w:t>）。此外还有很多河外巡天项目，都是可利用的重要的参考星表。</w:t>
      </w:r>
    </w:p>
    <w:p w:rsidR="00FD635F" w:rsidRPr="00FD635F" w:rsidRDefault="00FD635F" w:rsidP="000461AE">
      <w:pPr>
        <w:pStyle w:val="CSSC2"/>
      </w:pPr>
      <w:r w:rsidRPr="00FD635F">
        <w:t>基于数值模拟的星表也是重要的研究内容，可以与基于实测的星表进行对照和互补，例如</w:t>
      </w:r>
      <w:r w:rsidRPr="00FD635F">
        <w:t>Millennium Simulation Observatory</w:t>
      </w:r>
      <w:r w:rsidRPr="00FD635F">
        <w:t>项目构建出的模拟星系表（</w:t>
      </w:r>
      <w:proofErr w:type="spellStart"/>
      <w:r w:rsidRPr="00FD635F">
        <w:t>Overzier</w:t>
      </w:r>
      <w:proofErr w:type="spellEnd"/>
      <w:r w:rsidRPr="00FD635F">
        <w:t xml:space="preserve"> et al. 2013</w:t>
      </w:r>
      <w:r w:rsidRPr="00FD635F">
        <w:t>）。</w:t>
      </w:r>
    </w:p>
    <w:p w:rsidR="00FD635F" w:rsidRPr="00FD635F" w:rsidRDefault="00FD635F" w:rsidP="000461AE">
      <w:pPr>
        <w:pStyle w:val="CSSC2"/>
      </w:pPr>
      <w:r w:rsidRPr="00FD635F">
        <w:t>波段覆盖</w:t>
      </w:r>
      <w:del w:id="23" w:author="詹虎" w:date="2018-11-13T22:48:00Z">
        <w:r w:rsidRPr="00FD635F" w:rsidDel="00B52FB5">
          <w:delText>CSSOT</w:delText>
        </w:r>
      </w:del>
      <w:ins w:id="24" w:author="詹虎" w:date="2018-11-13T22:48:00Z">
        <w:r w:rsidR="00B52FB5">
          <w:t>空间站光学巡天</w:t>
        </w:r>
      </w:ins>
      <w:r w:rsidRPr="00FD635F">
        <w:t>的所有测光波段，即</w:t>
      </w:r>
      <w:r w:rsidRPr="00FD635F">
        <w:t xml:space="preserve">NUV, u, g, r, </w:t>
      </w:r>
      <w:proofErr w:type="spellStart"/>
      <w:r w:rsidRPr="00FD635F">
        <w:t>i</w:t>
      </w:r>
      <w:proofErr w:type="spellEnd"/>
      <w:r w:rsidRPr="00FD635F">
        <w:t>, z</w:t>
      </w:r>
      <w:r w:rsidRPr="00FD635F">
        <w:t>；同时尽量向更大的波段范围扩展，以便和</w:t>
      </w:r>
      <w:r w:rsidRPr="00FD635F">
        <w:t>Euclid</w:t>
      </w:r>
      <w:r w:rsidRPr="00FD635F">
        <w:t>、</w:t>
      </w:r>
      <w:r w:rsidRPr="00FD635F">
        <w:t>WFIRST</w:t>
      </w:r>
      <w:r w:rsidRPr="00FD635F">
        <w:t>、</w:t>
      </w:r>
      <w:r w:rsidRPr="00FD635F">
        <w:t>LSST</w:t>
      </w:r>
      <w:r w:rsidRPr="00FD635F">
        <w:t>等项目进行数据融合与互补。</w:t>
      </w:r>
    </w:p>
    <w:p w:rsidR="00FD635F" w:rsidRPr="00FD635F" w:rsidRDefault="00FD635F" w:rsidP="000461AE">
      <w:pPr>
        <w:pStyle w:val="CSSC2"/>
      </w:pPr>
      <w:r w:rsidRPr="00FD635F">
        <w:t>星表的参数中除了天球坐标、各波段星等和误差以外，还要提供星系的尺度、星系类型、形态等信息，用于计算星系的信噪比、面亮度密度，用于样本选源的参数</w:t>
      </w:r>
      <w:ins w:id="25" w:author="詹虎" w:date="2018-11-13T22:49:00Z">
        <w:r w:rsidR="00B52FB5">
          <w:rPr>
            <w:rFonts w:hint="eastAsia"/>
          </w:rPr>
          <w:t>。</w:t>
        </w:r>
      </w:ins>
      <w:del w:id="26" w:author="詹虎" w:date="2018-11-13T22:49:00Z">
        <w:r w:rsidRPr="00FD635F" w:rsidDel="00B52FB5">
          <w:delText>；</w:delText>
        </w:r>
      </w:del>
    </w:p>
    <w:p w:rsidR="00FD635F" w:rsidRPr="00FD635F" w:rsidRDefault="00FD635F" w:rsidP="000461AE">
      <w:pPr>
        <w:pStyle w:val="CSSC2"/>
      </w:pPr>
      <w:r w:rsidRPr="00FD635F">
        <w:t>根据科学需求在星表中考虑强、弱引力透镜模型，将用于构建包</w:t>
      </w:r>
      <w:r w:rsidRPr="00FD635F">
        <w:lastRenderedPageBreak/>
        <w:t>含引力透镜的仿真图像。</w:t>
      </w:r>
      <w:ins w:id="27" w:author="詹虎" w:date="2018-11-13T22:52:00Z">
        <w:r w:rsidR="00B477BA">
          <w:rPr>
            <w:rFonts w:hint="eastAsia"/>
          </w:rPr>
          <w:t>[</w:t>
        </w:r>
      </w:ins>
      <w:ins w:id="28" w:author="詹虎" w:date="2018-11-13T22:53:00Z">
        <w:r w:rsidR="00B477BA">
          <w:rPr>
            <w:rFonts w:hint="eastAsia"/>
          </w:rPr>
          <w:t>[</w:t>
        </w:r>
        <w:r w:rsidR="00B477BA">
          <w:rPr>
            <w:rFonts w:hint="eastAsia"/>
          </w:rPr>
          <w:t>应该是一个自洽的星表</w:t>
        </w:r>
        <w:r w:rsidR="00B477BA">
          <w:rPr>
            <w:rFonts w:hint="eastAsia"/>
          </w:rPr>
          <w:t>]</w:t>
        </w:r>
      </w:ins>
      <w:ins w:id="29" w:author="詹虎" w:date="2018-11-13T22:52:00Z">
        <w:r w:rsidR="00B477BA">
          <w:rPr>
            <w:rFonts w:hint="eastAsia"/>
          </w:rPr>
          <w:t>]</w:t>
        </w:r>
      </w:ins>
    </w:p>
    <w:p w:rsidR="00FD635F" w:rsidRPr="00FD635F" w:rsidRDefault="00FD635F" w:rsidP="000461AE">
      <w:pPr>
        <w:pStyle w:val="CSSC2"/>
      </w:pPr>
      <w:r w:rsidRPr="00FD635F">
        <w:t>构建一个发射线星系的模拟星表。按照现有的发射线星系表，将各发射线的流量加入到各波段的模拟的亮度数据中，测试发射线的引入对测光红移的计算造成的影响，并研究如何改进其测光红移的计算。</w:t>
      </w:r>
      <w:ins w:id="30" w:author="詹虎" w:date="2018-11-13T22:54:00Z">
        <w:r w:rsidR="00B477BA">
          <w:rPr>
            <w:rFonts w:hint="eastAsia"/>
          </w:rPr>
          <w:t>[[</w:t>
        </w:r>
      </w:ins>
      <w:ins w:id="31" w:author="詹虎" w:date="2018-11-13T22:53:00Z">
        <w:r w:rsidR="00B477BA">
          <w:rPr>
            <w:rFonts w:hint="eastAsia"/>
          </w:rPr>
          <w:t>6</w:t>
        </w:r>
        <w:r w:rsidR="00B477BA">
          <w:rPr>
            <w:rFonts w:hint="eastAsia"/>
          </w:rPr>
          <w:t>、</w:t>
        </w:r>
        <w:r w:rsidR="00B477BA">
          <w:rPr>
            <w:rFonts w:hint="eastAsia"/>
          </w:rPr>
          <w:t>7</w:t>
        </w:r>
      </w:ins>
      <w:ins w:id="32" w:author="詹虎" w:date="2018-11-13T22:54:00Z">
        <w:r w:rsidR="00B477BA">
          <w:rPr>
            <w:rFonts w:hint="eastAsia"/>
          </w:rPr>
          <w:t>以及成像的样本</w:t>
        </w:r>
      </w:ins>
      <w:ins w:id="33" w:author="詹虎" w:date="2018-11-13T22:53:00Z">
        <w:r w:rsidR="00B477BA">
          <w:rPr>
            <w:rFonts w:hint="eastAsia"/>
          </w:rPr>
          <w:t>应该是</w:t>
        </w:r>
      </w:ins>
      <w:ins w:id="34" w:author="詹虎" w:date="2018-11-13T22:54:00Z">
        <w:r w:rsidR="00B477BA">
          <w:rPr>
            <w:rFonts w:hint="eastAsia"/>
          </w:rPr>
          <w:t>同</w:t>
        </w:r>
      </w:ins>
      <w:ins w:id="35" w:author="詹虎" w:date="2018-11-13T22:53:00Z">
        <w:r w:rsidR="00B477BA">
          <w:rPr>
            <w:rFonts w:hint="eastAsia"/>
          </w:rPr>
          <w:t>一个样本</w:t>
        </w:r>
      </w:ins>
      <w:ins w:id="36" w:author="詹虎" w:date="2018-11-13T22:54:00Z">
        <w:r w:rsidR="00B477BA">
          <w:rPr>
            <w:rFonts w:hint="eastAsia"/>
          </w:rPr>
          <w:t>的子集</w:t>
        </w:r>
        <w:r w:rsidR="00B477BA">
          <w:rPr>
            <w:rFonts w:hint="eastAsia"/>
          </w:rPr>
          <w:t>]]</w:t>
        </w:r>
      </w:ins>
    </w:p>
    <w:p w:rsidR="00FD635F" w:rsidRPr="00FD635F" w:rsidRDefault="00FD635F" w:rsidP="000461AE">
      <w:pPr>
        <w:pStyle w:val="CSSC2"/>
      </w:pPr>
      <w:r w:rsidRPr="00FD635F">
        <w:t>构建一个用于无缝光谱图像模拟的星表，深度要高于无缝光谱的探测极限点源</w:t>
      </w:r>
      <w:r w:rsidRPr="00FD635F">
        <w:t>GI~23.9</w:t>
      </w:r>
      <w:r w:rsidRPr="00FD635F">
        <w:t>等（深度巡天），做为无缝光谱图像模拟的参考星表。</w:t>
      </w:r>
    </w:p>
    <w:p w:rsidR="00FD635F" w:rsidRPr="00FD635F" w:rsidRDefault="00FD635F" w:rsidP="000461AE">
      <w:pPr>
        <w:pStyle w:val="CSSC2"/>
      </w:pPr>
      <w:r w:rsidRPr="00FD635F">
        <w:t>计算参考星表在</w:t>
      </w:r>
      <w:del w:id="37" w:author="詹虎" w:date="2018-11-13T22:50:00Z">
        <w:r w:rsidRPr="00FD635F" w:rsidDel="00B52FB5">
          <w:delText>CSSOS</w:delText>
        </w:r>
      </w:del>
      <w:ins w:id="38" w:author="詹虎" w:date="2018-11-13T22:50:00Z">
        <w:r w:rsidR="00B52FB5">
          <w:t>空间站光学巡天</w:t>
        </w:r>
      </w:ins>
      <w:r w:rsidRPr="00FD635F">
        <w:t>各波段上的星等。通过</w:t>
      </w:r>
      <w:r w:rsidRPr="00FD635F">
        <w:t>SED</w:t>
      </w:r>
      <w:r w:rsidRPr="00FD635F">
        <w:t>拟合与测光红移的计算，得到每一个天体的连续谱模型；再对连续谱模型卷积</w:t>
      </w:r>
      <w:del w:id="39" w:author="詹虎" w:date="2018-11-13T22:50:00Z">
        <w:r w:rsidRPr="00FD635F" w:rsidDel="00B52FB5">
          <w:delText>CSSOS</w:delText>
        </w:r>
      </w:del>
      <w:del w:id="40" w:author="詹虎" w:date="2018-11-13T22:51:00Z">
        <w:r w:rsidRPr="00FD635F" w:rsidDel="00B52FB5">
          <w:delText>的</w:delText>
        </w:r>
      </w:del>
      <w:r w:rsidRPr="00FD635F">
        <w:t>滤光片透过率曲线，计算天体在</w:t>
      </w:r>
      <w:del w:id="41" w:author="詹虎" w:date="2018-11-13T22:51:00Z">
        <w:r w:rsidRPr="00FD635F" w:rsidDel="00B52FB5">
          <w:delText>CSSOS</w:delText>
        </w:r>
      </w:del>
      <w:r w:rsidRPr="00FD635F">
        <w:t>各波段</w:t>
      </w:r>
      <w:ins w:id="42" w:author="詹虎" w:date="2018-11-13T22:51:00Z">
        <w:r w:rsidR="00B52FB5">
          <w:rPr>
            <w:rFonts w:hint="eastAsia"/>
          </w:rPr>
          <w:t>内</w:t>
        </w:r>
      </w:ins>
      <w:del w:id="43" w:author="詹虎" w:date="2018-11-13T22:51:00Z">
        <w:r w:rsidRPr="00FD635F" w:rsidDel="00B52FB5">
          <w:delText>上</w:delText>
        </w:r>
      </w:del>
      <w:r w:rsidRPr="00FD635F">
        <w:t>的理论流量值；在泊松分布的模型下，随机产生模拟的流量值及其星等，从而得到各个天体的模拟数据。</w:t>
      </w:r>
    </w:p>
    <w:p w:rsidR="00FD635F" w:rsidRPr="00FD635F" w:rsidRDefault="00FD635F" w:rsidP="000461AE">
      <w:pPr>
        <w:pStyle w:val="CSSC1"/>
      </w:pPr>
      <w:r w:rsidRPr="00FD635F">
        <w:t>科学仿真图像的生成</w:t>
      </w:r>
    </w:p>
    <w:p w:rsidR="00FD635F" w:rsidRPr="00FD635F" w:rsidRDefault="00FD635F" w:rsidP="00FD635F">
      <w:pPr>
        <w:pStyle w:val="CSSC0"/>
        <w:ind w:firstLine="560"/>
      </w:pPr>
      <w:r w:rsidRPr="00FD635F">
        <w:t>图像仿真在天文学研究中已经发挥越来越重要的作用。通过图像仿真可以为准备研制的天文观测设备评估提供重要的依据，仿真的图像可以用于数据处理方法和流程的研究、制定和编写。当设备正式工作后，可以以最快的速度完成数据处理方法的验证、修改，并尽早投入使用。天文研究依据仿真图像可以估计各观测量的测量精度，评估对科学理论做出的限制，因此随着天文观测领域的蓬勃发展，各个大型项目如</w:t>
      </w:r>
      <w:r w:rsidRPr="00FD635F">
        <w:t>LSST</w:t>
      </w:r>
      <w:r w:rsidRPr="00FD635F">
        <w:t>、</w:t>
      </w:r>
      <w:r w:rsidRPr="00FD635F">
        <w:t>Euclid</w:t>
      </w:r>
      <w:r w:rsidRPr="00FD635F">
        <w:t>、</w:t>
      </w:r>
      <w:r w:rsidRPr="00FD635F">
        <w:t>WFIRST</w:t>
      </w:r>
      <w:r w:rsidRPr="00FD635F">
        <w:t>等都要求图像仿真能够满足其对于高精度图像处理和分析的日益苛刻的需求。天文研究对图像仿真提出的需求主要有：</w:t>
      </w:r>
    </w:p>
    <w:p w:rsidR="00FD635F" w:rsidRPr="00FD635F" w:rsidRDefault="00FD635F" w:rsidP="000461AE">
      <w:pPr>
        <w:pStyle w:val="CSSC2"/>
      </w:pPr>
      <w:r w:rsidRPr="00FD635F">
        <w:t>生成具有广泛代表性的各类天体的成像模型，包含模型轮廓、多波段的颜色效应、成像系统的</w:t>
      </w:r>
      <w:r w:rsidRPr="00FD635F">
        <w:t>PSF</w:t>
      </w:r>
      <w:r w:rsidRPr="00FD635F">
        <w:t>模型并模拟其在视场内的分布等；</w:t>
      </w:r>
    </w:p>
    <w:p w:rsidR="00FD635F" w:rsidRPr="00FD635F" w:rsidRDefault="00FD635F" w:rsidP="000461AE">
      <w:pPr>
        <w:pStyle w:val="CSSC2"/>
      </w:pPr>
      <w:r w:rsidRPr="00FD635F">
        <w:t>考虑到天体间的混叠对数据处理造成的影响，包括星系</w:t>
      </w:r>
      <w:r w:rsidRPr="00FD635F">
        <w:t>-</w:t>
      </w:r>
      <w:r w:rsidRPr="00FD635F">
        <w:t>星系之间、星系</w:t>
      </w:r>
      <w:r w:rsidRPr="00FD635F">
        <w:t>-</w:t>
      </w:r>
      <w:r w:rsidRPr="00FD635F">
        <w:t>恒星之间以及恒星之间的混叠等，考虑星系面亮度轮廓与光学成像</w:t>
      </w:r>
      <w:r w:rsidRPr="00FD635F">
        <w:t>PSF</w:t>
      </w:r>
      <w:r w:rsidRPr="00FD635F">
        <w:t>的卷积；</w:t>
      </w:r>
    </w:p>
    <w:p w:rsidR="00FD635F" w:rsidRPr="00FD635F" w:rsidRDefault="00FD635F" w:rsidP="000461AE">
      <w:pPr>
        <w:pStyle w:val="CSSC2"/>
      </w:pPr>
      <w:r w:rsidRPr="00FD635F">
        <w:t>引力透镜的研究需要在图像模拟中引入引力透镜模型，对天体进行剪切、放大、旋转等几何变换，并满足引力透镜研究所需要的高精度；</w:t>
      </w:r>
    </w:p>
    <w:p w:rsidR="00FD635F" w:rsidRPr="00FD635F" w:rsidRDefault="00FD635F" w:rsidP="000461AE">
      <w:pPr>
        <w:pStyle w:val="CSSC2"/>
      </w:pPr>
      <w:r w:rsidRPr="00FD635F">
        <w:lastRenderedPageBreak/>
        <w:t>要模拟探测器像素噪声、像素内的响应不均匀性、天光背景、宇宙线等；</w:t>
      </w:r>
    </w:p>
    <w:p w:rsidR="00FD635F" w:rsidRPr="00FD635F" w:rsidRDefault="00FD635F" w:rsidP="000461AE">
      <w:pPr>
        <w:pStyle w:val="CSSC2"/>
      </w:pPr>
      <w:r w:rsidRPr="00FD635F">
        <w:t>各类天体的无缝光谱模型、系统的光谱相应函数及其卷积结果；</w:t>
      </w:r>
    </w:p>
    <w:p w:rsidR="00FD635F" w:rsidRPr="00FD635F" w:rsidRDefault="00FD635F" w:rsidP="000461AE">
      <w:pPr>
        <w:pStyle w:val="CSSC2"/>
      </w:pPr>
      <w:r w:rsidRPr="00FD635F">
        <w:t>仿真过程可调节，运行速度快，以便通过与实测数据对比，调整算法、星表和参数。</w:t>
      </w:r>
    </w:p>
    <w:p w:rsidR="00FD635F" w:rsidRPr="00FD635F" w:rsidRDefault="00FD635F" w:rsidP="00FD635F">
      <w:pPr>
        <w:pStyle w:val="CSSC0"/>
        <w:ind w:firstLine="560"/>
      </w:pPr>
      <w:r w:rsidRPr="00FD635F">
        <w:t>成像观测的图像仿真主要有两种实现途经。一种是根据模拟星表，基于各类天体的模型构建星系、背景及噪声等，并最终合成图像；另一种是基于多波段实测图像，按照模拟星表中各波段的星等，经过一系列处理，通过波段的内插产生</w:t>
      </w:r>
      <w:del w:id="44" w:author="詹虎" w:date="2018-11-13T22:51:00Z">
        <w:r w:rsidRPr="00FD635F" w:rsidDel="00B52FB5">
          <w:delText>CSSOS</w:delText>
        </w:r>
      </w:del>
      <w:ins w:id="45" w:author="詹虎" w:date="2018-11-13T22:51:00Z">
        <w:r w:rsidR="00B52FB5">
          <w:t>空间站光学巡天</w:t>
        </w:r>
      </w:ins>
      <w:r w:rsidRPr="00FD635F">
        <w:t>的仿真图像。</w:t>
      </w:r>
      <w:ins w:id="46" w:author="詹虎" w:date="2018-11-13T22:56:00Z">
        <w:r w:rsidR="009303E6">
          <w:rPr>
            <w:rFonts w:hint="eastAsia"/>
          </w:rPr>
          <w:t>[[</w:t>
        </w:r>
        <w:r w:rsidR="009303E6">
          <w:rPr>
            <w:rFonts w:hint="eastAsia"/>
          </w:rPr>
          <w:t>大天区？</w:t>
        </w:r>
        <w:r w:rsidR="009303E6">
          <w:rPr>
            <w:rFonts w:hint="eastAsia"/>
          </w:rPr>
          <w:t>]]</w:t>
        </w:r>
      </w:ins>
    </w:p>
    <w:p w:rsidR="00FD635F" w:rsidRPr="00FD635F" w:rsidRDefault="00FD635F" w:rsidP="00FD635F">
      <w:pPr>
        <w:pStyle w:val="CSSC0"/>
        <w:ind w:firstLine="560"/>
      </w:pPr>
    </w:p>
    <w:p w:rsidR="00FD635F" w:rsidRPr="00FD635F" w:rsidRDefault="00FD635F" w:rsidP="00B477BA">
      <w:pPr>
        <w:pStyle w:val="CSSC2"/>
        <w:numPr>
          <w:ilvl w:val="7"/>
          <w:numId w:val="17"/>
        </w:numPr>
        <w:pPrChange w:id="47" w:author="詹虎" w:date="2018-11-13T22:55:00Z">
          <w:pPr>
            <w:pStyle w:val="CSSC2"/>
          </w:pPr>
        </w:pPrChange>
      </w:pPr>
      <w:r w:rsidRPr="00FD635F">
        <w:rPr>
          <w:rFonts w:hint="eastAsia"/>
        </w:rPr>
        <w:t xml:space="preserve"> </w:t>
      </w:r>
      <w:r w:rsidRPr="00FD635F">
        <w:t>基于模型的构建方式的主要实现方案为：</w:t>
      </w:r>
    </w:p>
    <w:p w:rsidR="00FD635F" w:rsidRPr="00FD635F" w:rsidRDefault="00FD635F" w:rsidP="000461AE">
      <w:pPr>
        <w:pStyle w:val="CSSC3"/>
      </w:pPr>
      <w:r w:rsidRPr="00FD635F">
        <w:t>PSF</w:t>
      </w:r>
      <w:r w:rsidRPr="00FD635F">
        <w:t>模拟：因为</w:t>
      </w:r>
      <w:del w:id="48" w:author="詹虎" w:date="2018-11-13T22:48:00Z">
        <w:r w:rsidRPr="00FD635F" w:rsidDel="00B52FB5">
          <w:delText>CSSOT</w:delText>
        </w:r>
      </w:del>
      <w:ins w:id="49" w:author="詹虎" w:date="2018-11-13T22:48:00Z">
        <w:r w:rsidR="00B52FB5">
          <w:t>光学舱</w:t>
        </w:r>
      </w:ins>
      <w:r w:rsidRPr="00FD635F">
        <w:t>是空间观测设备，不存在大气扰动带来的星象弥散，所以</w:t>
      </w:r>
      <w:r w:rsidRPr="00FD635F">
        <w:t>PSF</w:t>
      </w:r>
      <w:r w:rsidRPr="00FD635F">
        <w:t>仅来自于观测设备的特性；</w:t>
      </w:r>
    </w:p>
    <w:p w:rsidR="00FD635F" w:rsidRPr="00FD635F" w:rsidRDefault="00FD635F" w:rsidP="000461AE">
      <w:pPr>
        <w:pStyle w:val="CSSC3"/>
      </w:pPr>
      <w:r w:rsidRPr="00FD635F">
        <w:t>星系和恒星的模型：依据星表中星系光度、尺度、倾角、形态分类等的分布信息，构建各类星系的模型。星系按面亮度轮廓模型进行构建，为其增加积分流量、尺度、扁率、倾角方向等信息；依据星表中的恒星信息，构建</w:t>
      </w:r>
      <w:r w:rsidRPr="00FD635F">
        <w:t>PSF</w:t>
      </w:r>
      <w:r w:rsidRPr="00FD635F">
        <w:t>，以一定的数密度生成恒星的模型图像；</w:t>
      </w:r>
    </w:p>
    <w:p w:rsidR="00FD635F" w:rsidRPr="00FD635F" w:rsidRDefault="00FD635F" w:rsidP="000461AE">
      <w:pPr>
        <w:pStyle w:val="CSSC3"/>
      </w:pPr>
      <w:r w:rsidRPr="00FD635F">
        <w:t>背景及噪声：噪声主要包括读出噪声和信号噪声，信号噪声在主要包含天光背景噪声和来自星系的信号的所产生的随机噪声、像元间相关噪声等。</w:t>
      </w:r>
    </w:p>
    <w:p w:rsidR="00FD635F" w:rsidRPr="00FD635F" w:rsidRDefault="00FD635F" w:rsidP="000461AE">
      <w:pPr>
        <w:pStyle w:val="CSSC2"/>
      </w:pPr>
      <w:r w:rsidRPr="00FD635F">
        <w:t>基于实测图像的构建方式：</w:t>
      </w:r>
    </w:p>
    <w:p w:rsidR="00FD635F" w:rsidRPr="00FD635F" w:rsidRDefault="00FD635F" w:rsidP="00FD635F">
      <w:pPr>
        <w:pStyle w:val="CSSC0"/>
        <w:ind w:firstLine="560"/>
      </w:pPr>
      <w:r w:rsidRPr="00FD635F">
        <w:t>对星系形态更为精确的模拟需要使用真实的观测图像，特别是当需要模拟的星系为相互作用星系、并合系统，以及星系内部有多处恒星形成区的情况。</w:t>
      </w:r>
      <w:del w:id="50" w:author="詹虎" w:date="2018-11-13T22:51:00Z">
        <w:r w:rsidRPr="00FD635F" w:rsidDel="00B52FB5">
          <w:delText>CSSOS</w:delText>
        </w:r>
      </w:del>
      <w:ins w:id="51" w:author="詹虎" w:date="2018-11-13T22:51:00Z">
        <w:r w:rsidR="00B52FB5">
          <w:t>空间站光学巡天</w:t>
        </w:r>
      </w:ins>
      <w:r w:rsidRPr="00FD635F">
        <w:t>可用的天基观测的真实星系样本主要来自</w:t>
      </w:r>
      <w:r w:rsidRPr="00FD635F">
        <w:t>HST</w:t>
      </w:r>
      <w:r w:rsidRPr="00FD635F">
        <w:t>的观测。由于真实星系图像中含有各种噪声及像元缺陷，因此将真实样本用于图像仿真要经过如下一些过程：</w:t>
      </w:r>
    </w:p>
    <w:p w:rsidR="00FD635F" w:rsidRPr="00FD635F" w:rsidRDefault="00FD635F" w:rsidP="000461AE">
      <w:pPr>
        <w:pStyle w:val="CSSC3"/>
      </w:pPr>
      <w:r w:rsidRPr="00FD635F">
        <w:t>获取基于实测图像所产生的星表，得到其中各个天体的各波段星等、红移、</w:t>
      </w:r>
      <w:r w:rsidRPr="00FD635F">
        <w:t>SED</w:t>
      </w:r>
      <w:r w:rsidRPr="00FD635F">
        <w:t>等信息；</w:t>
      </w:r>
    </w:p>
    <w:p w:rsidR="00FD635F" w:rsidRPr="00FD635F" w:rsidRDefault="00FD635F" w:rsidP="000461AE">
      <w:pPr>
        <w:pStyle w:val="CSSC3"/>
      </w:pPr>
      <w:r w:rsidRPr="00FD635F">
        <w:t>计算各星系、恒星在</w:t>
      </w:r>
      <w:del w:id="52" w:author="詹虎" w:date="2018-11-13T22:51:00Z">
        <w:r w:rsidRPr="00FD635F" w:rsidDel="00B52FB5">
          <w:delText>CSSOS</w:delText>
        </w:r>
      </w:del>
      <w:r w:rsidRPr="00FD635F">
        <w:t>各波段</w:t>
      </w:r>
      <w:ins w:id="53" w:author="詹虎" w:date="2018-11-13T22:51:00Z">
        <w:r w:rsidR="00B52FB5">
          <w:rPr>
            <w:rFonts w:hint="eastAsia"/>
          </w:rPr>
          <w:t>内</w:t>
        </w:r>
      </w:ins>
      <w:r w:rsidRPr="00FD635F">
        <w:t>的亮度；</w:t>
      </w:r>
    </w:p>
    <w:p w:rsidR="00FD635F" w:rsidRPr="00FD635F" w:rsidRDefault="00FD635F" w:rsidP="000461AE">
      <w:pPr>
        <w:pStyle w:val="CSSC3"/>
      </w:pPr>
      <w:r w:rsidRPr="00FD635F">
        <w:t>对原始真实图像去除像元间相关噪声（实现方法可参考</w:t>
      </w:r>
      <w:r w:rsidRPr="00FD635F">
        <w:t>LSST</w:t>
      </w:r>
      <w:r w:rsidRPr="00FD635F">
        <w:t>项</w:t>
      </w:r>
      <w:r w:rsidRPr="00FD635F">
        <w:lastRenderedPageBreak/>
        <w:t>目的</w:t>
      </w:r>
      <w:proofErr w:type="spellStart"/>
      <w:r w:rsidRPr="00FD635F">
        <w:t>Galsim</w:t>
      </w:r>
      <w:proofErr w:type="spellEnd"/>
      <w:r w:rsidRPr="00FD635F">
        <w:t>用户手册）</w:t>
      </w:r>
    </w:p>
    <w:p w:rsidR="00FD635F" w:rsidRPr="00FD635F" w:rsidRDefault="00FD635F" w:rsidP="000461AE">
      <w:pPr>
        <w:pStyle w:val="CSSC3"/>
      </w:pPr>
      <w:r w:rsidRPr="00FD635F">
        <w:t>将各天体图像按亮度生成</w:t>
      </w:r>
      <w:del w:id="54" w:author="詹虎" w:date="2018-11-13T22:52:00Z">
        <w:r w:rsidRPr="00FD635F" w:rsidDel="00B52FB5">
          <w:rPr>
            <w:rFonts w:hint="eastAsia"/>
          </w:rPr>
          <w:delText>CSSOS</w:delText>
        </w:r>
      </w:del>
      <w:ins w:id="55" w:author="詹虎" w:date="2018-11-13T22:52:00Z">
        <w:r w:rsidR="00B52FB5">
          <w:rPr>
            <w:rFonts w:hint="eastAsia"/>
          </w:rPr>
          <w:t>各</w:t>
        </w:r>
      </w:ins>
      <w:r w:rsidRPr="00FD635F">
        <w:t>波段的图像（此时图像中带有原始图像及处理过程中的各种噪声）；</w:t>
      </w:r>
    </w:p>
    <w:p w:rsidR="00FD635F" w:rsidRPr="00FD635F" w:rsidRDefault="00FD635F" w:rsidP="000461AE">
      <w:pPr>
        <w:pStyle w:val="CSSC3"/>
      </w:pPr>
      <w:r w:rsidRPr="00FD635F">
        <w:t>对</w:t>
      </w:r>
      <w:r w:rsidRPr="00FD635F">
        <w:t>HST</w:t>
      </w:r>
      <w:r w:rsidRPr="00FD635F">
        <w:t>的真实星系图像进行</w:t>
      </w:r>
      <w:proofErr w:type="spellStart"/>
      <w:r w:rsidRPr="00FD635F">
        <w:t>Shapelet</w:t>
      </w:r>
      <w:proofErr w:type="spellEnd"/>
      <w:r w:rsidRPr="00FD635F">
        <w:t>建模；</w:t>
      </w:r>
      <w:proofErr w:type="spellStart"/>
      <w:r w:rsidRPr="00FD635F">
        <w:t>Shapelet</w:t>
      </w:r>
      <w:proofErr w:type="spellEnd"/>
      <w:r w:rsidRPr="00FD635F">
        <w:t>建模的效果可参考图</w:t>
      </w:r>
      <w:r w:rsidRPr="00FD635F">
        <w:t>5-2-2</w:t>
      </w:r>
      <w:r w:rsidRPr="00FD635F">
        <w:t>；</w:t>
      </w:r>
    </w:p>
    <w:p w:rsidR="00FD635F" w:rsidRPr="00FD635F" w:rsidRDefault="00FD635F" w:rsidP="000461AE">
      <w:pPr>
        <w:pStyle w:val="CSSC3"/>
      </w:pPr>
      <w:r w:rsidRPr="00FD635F">
        <w:t>对</w:t>
      </w:r>
      <w:proofErr w:type="spellStart"/>
      <w:r w:rsidRPr="00FD635F">
        <w:t>Shapelet</w:t>
      </w:r>
      <w:proofErr w:type="spellEnd"/>
      <w:r w:rsidRPr="00FD635F">
        <w:t>模型做（</w:t>
      </w:r>
      <w:r w:rsidRPr="00FD635F">
        <w:t>HST</w:t>
      </w:r>
      <w:r w:rsidRPr="00FD635F">
        <w:t>）</w:t>
      </w:r>
      <w:r w:rsidRPr="00FD635F">
        <w:t>PSF</w:t>
      </w:r>
      <w:r w:rsidRPr="00FD635F">
        <w:t>退卷积；</w:t>
      </w:r>
    </w:p>
    <w:p w:rsidR="00FD635F" w:rsidRPr="00FD635F" w:rsidRDefault="00FD635F" w:rsidP="000461AE">
      <w:pPr>
        <w:pStyle w:val="CSSC3"/>
      </w:pPr>
      <w:r w:rsidRPr="00FD635F">
        <w:t>在需要时，对退卷积的真实图像做引力透镜的剪切、会聚变换；</w:t>
      </w:r>
    </w:p>
    <w:p w:rsidR="00FD635F" w:rsidRPr="00FD635F" w:rsidRDefault="00FD635F" w:rsidP="000461AE">
      <w:pPr>
        <w:pStyle w:val="CSSC3"/>
      </w:pPr>
      <w:r w:rsidRPr="00FD635F">
        <w:t>与</w:t>
      </w:r>
      <w:del w:id="56" w:author="詹虎" w:date="2018-11-13T22:52:00Z">
        <w:r w:rsidRPr="00FD635F" w:rsidDel="00B52FB5">
          <w:delText>CSSOS</w:delText>
        </w:r>
      </w:del>
      <w:ins w:id="57" w:author="詹虎" w:date="2018-11-13T22:52:00Z">
        <w:r w:rsidR="00B52FB5">
          <w:t>空间站光学巡天</w:t>
        </w:r>
      </w:ins>
      <w:r w:rsidRPr="00FD635F">
        <w:t>的</w:t>
      </w:r>
      <w:r w:rsidRPr="00FD635F">
        <w:t>PSF</w:t>
      </w:r>
      <w:r w:rsidRPr="00FD635F">
        <w:t>卷积；</w:t>
      </w:r>
    </w:p>
    <w:p w:rsidR="00FD635F" w:rsidRPr="00FD635F" w:rsidRDefault="00FD635F" w:rsidP="000461AE">
      <w:pPr>
        <w:pStyle w:val="CSSC3"/>
      </w:pPr>
      <w:r w:rsidRPr="00FD635F">
        <w:t>将所得图像在</w:t>
      </w:r>
      <w:del w:id="58" w:author="詹虎" w:date="2018-11-13T22:52:00Z">
        <w:r w:rsidRPr="00FD635F" w:rsidDel="00B52FB5">
          <w:delText>CSSOS</w:delText>
        </w:r>
      </w:del>
      <w:r w:rsidRPr="00FD635F">
        <w:t>探测器像素空间做采样和插值计算，以随机的旋转角度和位置生成天区仿真图像；</w:t>
      </w:r>
    </w:p>
    <w:p w:rsidR="00FD635F" w:rsidRPr="00FD635F" w:rsidRDefault="00FD635F" w:rsidP="000461AE">
      <w:pPr>
        <w:pStyle w:val="CSSC3"/>
      </w:pPr>
      <w:r w:rsidRPr="00FD635F">
        <w:t>估计所在天区的天光背景，将其加入仿真图像；</w:t>
      </w:r>
    </w:p>
    <w:p w:rsidR="00FD635F" w:rsidRPr="00FD635F" w:rsidRDefault="00FD635F" w:rsidP="000461AE">
      <w:pPr>
        <w:pStyle w:val="CSSC3"/>
      </w:pPr>
      <w:r w:rsidRPr="00FD635F">
        <w:t>将各类噪声加入图像中，包含星系的光子噪声、各类随机噪声及像元间相关噪声；</w:t>
      </w:r>
    </w:p>
    <w:p w:rsidR="00CD7B63" w:rsidRPr="00CD7B63" w:rsidRDefault="00CD7B63" w:rsidP="00CD7B63">
      <w:pPr>
        <w:pStyle w:val="CSSC0"/>
        <w:ind w:firstLine="560"/>
      </w:pPr>
      <w:r w:rsidRPr="00CD7B63">
        <w:t>以上两种实现途经都将展开相应的工作，通过对比两种方式所产生的图像，发现各自的优缺点，然后根据工作需要选择具体的实现方式。</w:t>
      </w:r>
    </w:p>
    <w:p w:rsidR="00CD7B63" w:rsidRPr="00CD7B63" w:rsidRDefault="00CD7B63" w:rsidP="000461AE">
      <w:pPr>
        <w:pStyle w:val="CSSC2"/>
      </w:pPr>
      <w:r w:rsidRPr="00CD7B63">
        <w:t>除恒星和星系之外，在图像仿真中要考虑到的各种要素有：</w:t>
      </w:r>
    </w:p>
    <w:p w:rsidR="00CD7B63" w:rsidRPr="00CD7B63" w:rsidRDefault="00CD7B63" w:rsidP="000461AE">
      <w:pPr>
        <w:pStyle w:val="CSSC3"/>
      </w:pPr>
      <w:r w:rsidRPr="00CD7B63">
        <w:t>引力透镜效应；</w:t>
      </w:r>
    </w:p>
    <w:p w:rsidR="00CD7B63" w:rsidRPr="00CD7B63" w:rsidRDefault="00CD7B63" w:rsidP="000461AE">
      <w:pPr>
        <w:pStyle w:val="CSSC3"/>
      </w:pPr>
      <w:r w:rsidRPr="00CD7B63">
        <w:t>考虑探测极限以下的天体对背景的影响；</w:t>
      </w:r>
    </w:p>
    <w:p w:rsidR="00CD7B63" w:rsidRPr="00CD7B63" w:rsidRDefault="00CD7B63" w:rsidP="000461AE">
      <w:pPr>
        <w:pStyle w:val="CSSC3"/>
      </w:pPr>
      <w:r w:rsidRPr="00CD7B63">
        <w:t>太阳系天体，如各大行星、小行星带等；在做好</w:t>
      </w:r>
      <w:del w:id="59" w:author="詹虎" w:date="2018-11-14T00:45:00Z">
        <w:r w:rsidRPr="00CD7B63" w:rsidDel="008320B4">
          <w:delText>巡天编排</w:delText>
        </w:r>
      </w:del>
      <w:ins w:id="60" w:author="詹虎" w:date="2018-11-14T00:45:00Z">
        <w:r w:rsidR="008320B4">
          <w:t>巡天运行</w:t>
        </w:r>
      </w:ins>
      <w:del w:id="61" w:author="詹虎" w:date="2018-11-14T00:45:00Z">
        <w:r w:rsidRPr="00CD7B63" w:rsidDel="008320B4">
          <w:rPr>
            <w:rFonts w:hint="eastAsia"/>
          </w:rPr>
          <w:delText>模拟</w:delText>
        </w:r>
      </w:del>
      <w:ins w:id="62" w:author="詹虎" w:date="2018-11-14T00:45:00Z">
        <w:r w:rsidR="008320B4">
          <w:rPr>
            <w:rFonts w:hint="eastAsia"/>
          </w:rPr>
          <w:t>仿真</w:t>
        </w:r>
      </w:ins>
      <w:r w:rsidRPr="00CD7B63">
        <w:t>的基础上，可以计算各太阳系天体在某天区内出现的时间；</w:t>
      </w:r>
    </w:p>
    <w:p w:rsidR="00CD7B63" w:rsidRPr="00CD7B63" w:rsidRDefault="00CD7B63" w:rsidP="000461AE">
      <w:pPr>
        <w:pStyle w:val="CSSC3"/>
      </w:pPr>
      <w:r w:rsidRPr="00CD7B63">
        <w:t>黄道光、地气光、杂散光及本星系群、银河系等对图像背景的贡献；</w:t>
      </w:r>
    </w:p>
    <w:p w:rsidR="00CD7B63" w:rsidRPr="00CD7B63" w:rsidRDefault="00CD7B63" w:rsidP="000461AE">
      <w:pPr>
        <w:pStyle w:val="CSSC3"/>
      </w:pPr>
      <w:r w:rsidRPr="00CD7B63">
        <w:t>天体在成像过程中的采样问题；</w:t>
      </w:r>
    </w:p>
    <w:p w:rsidR="00CD7B63" w:rsidRPr="00CD7B63" w:rsidRDefault="00CD7B63" w:rsidP="000461AE">
      <w:pPr>
        <w:pStyle w:val="CSSC3"/>
      </w:pPr>
      <w:r w:rsidRPr="00CD7B63">
        <w:t>快门效应；因为快门的打开和关闭时间较长，所以对快门造成的曝光不均匀性要进行改正；</w:t>
      </w:r>
    </w:p>
    <w:p w:rsidR="00CD7B63" w:rsidRPr="00CD7B63" w:rsidRDefault="00CD7B63" w:rsidP="000461AE">
      <w:pPr>
        <w:pStyle w:val="CSSC3"/>
      </w:pPr>
      <w:r w:rsidRPr="00CD7B63">
        <w:t>宇宙线；</w:t>
      </w:r>
    </w:p>
    <w:p w:rsidR="00CD7B63" w:rsidRPr="00CD7B63" w:rsidRDefault="00CD7B63" w:rsidP="000461AE">
      <w:pPr>
        <w:pStyle w:val="CSSC3"/>
      </w:pPr>
      <w:r w:rsidRPr="00CD7B63">
        <w:t>河外天体的银河系消光；</w:t>
      </w:r>
    </w:p>
    <w:p w:rsidR="00CD7B63" w:rsidRPr="00CD7B63" w:rsidRDefault="00CD7B63" w:rsidP="000461AE">
      <w:pPr>
        <w:pStyle w:val="CSSC3"/>
      </w:pPr>
      <w:r w:rsidRPr="00CD7B63">
        <w:t>各像元的量子效率不均匀性；热点</w:t>
      </w:r>
      <w:r w:rsidRPr="00CD7B63">
        <w:t>/</w:t>
      </w:r>
      <w:r w:rsidRPr="00CD7B63">
        <w:t>列、坏像元</w:t>
      </w:r>
      <w:r w:rsidRPr="00CD7B63">
        <w:t>/</w:t>
      </w:r>
      <w:r w:rsidRPr="00CD7B63">
        <w:t>列；</w:t>
      </w:r>
    </w:p>
    <w:p w:rsidR="00CD7B63" w:rsidRPr="00CD7B63" w:rsidRDefault="00CD7B63" w:rsidP="000461AE">
      <w:pPr>
        <w:pStyle w:val="CSSC3"/>
      </w:pPr>
      <w:r w:rsidRPr="00CD7B63">
        <w:t>望远镜镜片、改正镜和探测器的反射、折射、衍射过程对像质的影响；</w:t>
      </w:r>
    </w:p>
    <w:p w:rsidR="00CD7B63" w:rsidRPr="00CD7B63" w:rsidRDefault="00CD7B63" w:rsidP="000461AE">
      <w:pPr>
        <w:pStyle w:val="CSSC3"/>
      </w:pPr>
      <w:r w:rsidRPr="00CD7B63">
        <w:lastRenderedPageBreak/>
        <w:t>电荷在探测器中的横向扩散的影响；</w:t>
      </w:r>
    </w:p>
    <w:p w:rsidR="00CD7B63" w:rsidRPr="00CD7B63" w:rsidRDefault="00CD7B63" w:rsidP="000461AE">
      <w:pPr>
        <w:pStyle w:val="CSSC3"/>
      </w:pPr>
      <w:r w:rsidRPr="00CD7B63">
        <w:t>饱和像元及溢出；</w:t>
      </w:r>
    </w:p>
    <w:p w:rsidR="00CD7B63" w:rsidRPr="00CD7B63" w:rsidRDefault="00CD7B63" w:rsidP="000461AE">
      <w:pPr>
        <w:pStyle w:val="CSSC3"/>
      </w:pPr>
      <w:r w:rsidRPr="00CD7B63">
        <w:t>探测器效应，如：读出噪声、暗电流、放大噪声、本底、电荷转移效率等；</w:t>
      </w:r>
    </w:p>
    <w:p w:rsidR="00CD7B63" w:rsidRPr="00CD7B63" w:rsidRDefault="00CD7B63" w:rsidP="000461AE">
      <w:pPr>
        <w:pStyle w:val="CSSC3"/>
      </w:pPr>
      <w:r w:rsidRPr="00CD7B63">
        <w:t>焦面布局对各波段像质的影响；</w:t>
      </w:r>
    </w:p>
    <w:p w:rsidR="00CD7B63" w:rsidRPr="00CD7B63" w:rsidRDefault="00CD7B63" w:rsidP="000461AE">
      <w:pPr>
        <w:pStyle w:val="CSSC3"/>
      </w:pPr>
      <w:r w:rsidRPr="00CD7B63">
        <w:t>望远镜跟踪精度；</w:t>
      </w:r>
    </w:p>
    <w:p w:rsidR="00CD7B63" w:rsidRPr="00CD7B63" w:rsidRDefault="00AC13DF" w:rsidP="000461AE">
      <w:pPr>
        <w:pStyle w:val="CSSC3"/>
      </w:pPr>
      <w:r>
        <w:t>光学系统和探测器元件的表面平整度、准直性</w:t>
      </w:r>
      <w:r>
        <w:rPr>
          <w:rFonts w:hint="eastAsia"/>
        </w:rPr>
        <w:t>。</w:t>
      </w:r>
    </w:p>
    <w:p w:rsidR="00CD7B63" w:rsidRPr="00CD7B63" w:rsidRDefault="00CD7B63" w:rsidP="00CD7B63">
      <w:pPr>
        <w:pStyle w:val="CSSC0"/>
        <w:ind w:firstLine="560"/>
      </w:pPr>
      <w:r w:rsidRPr="00CD7B63">
        <w:t>图</w:t>
      </w:r>
      <w:r w:rsidRPr="00CD7B63">
        <w:t>5-2-3</w:t>
      </w:r>
      <w:r w:rsidRPr="00CD7B63">
        <w:t>展示了光学系统设计、望远镜跟踪、衍射、探测器和镜片的微形变、探测器点扩散函数等因素对</w:t>
      </w:r>
      <w:r w:rsidRPr="00CD7B63">
        <w:t>LSST</w:t>
      </w:r>
      <w:r w:rsidRPr="00CD7B63">
        <w:t>的</w:t>
      </w:r>
      <w:r w:rsidRPr="00CD7B63">
        <w:t>PSF</w:t>
      </w:r>
      <w:r w:rsidRPr="00CD7B63">
        <w:t>的影响效果。</w:t>
      </w:r>
    </w:p>
    <w:p w:rsidR="00CD7B63" w:rsidRPr="00CD7B63" w:rsidDel="009303E6" w:rsidRDefault="00CD7B63" w:rsidP="00CD7B63">
      <w:pPr>
        <w:pStyle w:val="CSSC0"/>
        <w:ind w:firstLine="560"/>
        <w:rPr>
          <w:del w:id="63" w:author="詹虎" w:date="2018-11-13T22:57:00Z"/>
        </w:rPr>
      </w:pPr>
    </w:p>
    <w:p w:rsidR="00CD7B63" w:rsidRDefault="00CD7B63" w:rsidP="00CD7B63">
      <w:pPr>
        <w:pStyle w:val="CSSC9"/>
      </w:pPr>
    </w:p>
    <w:p w:rsidR="00496656" w:rsidRDefault="00496656" w:rsidP="00496656">
      <w:pPr>
        <w:pStyle w:val="CSSC9"/>
      </w:pPr>
      <w:r>
        <w:drawing>
          <wp:inline distT="0" distB="0" distL="0" distR="0">
            <wp:extent cx="5579745" cy="2800754"/>
            <wp:effectExtent l="1905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cstate="print"/>
                    <a:srcRect/>
                    <a:stretch>
                      <a:fillRect/>
                    </a:stretch>
                  </pic:blipFill>
                  <pic:spPr bwMode="auto">
                    <a:xfrm>
                      <a:off x="0" y="0"/>
                      <a:ext cx="5579745" cy="2800754"/>
                    </a:xfrm>
                    <a:prstGeom prst="rect">
                      <a:avLst/>
                    </a:prstGeom>
                    <a:noFill/>
                    <a:ln w="9525">
                      <a:noFill/>
                      <a:miter lim="800000"/>
                      <a:headEnd/>
                      <a:tailEnd/>
                    </a:ln>
                  </pic:spPr>
                </pic:pic>
              </a:graphicData>
            </a:graphic>
          </wp:inline>
        </w:drawing>
      </w:r>
    </w:p>
    <w:p w:rsidR="00CD7B63" w:rsidRPr="00CD7B63" w:rsidRDefault="00496656" w:rsidP="00496656">
      <w:pPr>
        <w:pStyle w:val="CSSC8"/>
      </w:pPr>
      <w:r>
        <w:rPr>
          <w:rFonts w:hint="eastAsia"/>
        </w:rPr>
        <w:t>图</w:t>
      </w:r>
      <w:r>
        <w:rPr>
          <w:rFonts w:hint="eastAsia"/>
        </w:rPr>
        <w:t xml:space="preserve"> </w:t>
      </w:r>
      <w:r w:rsidR="002105E9">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2105E9">
        <w:fldChar w:fldCharType="separate"/>
      </w:r>
      <w:r w:rsidR="00377B62">
        <w:rPr>
          <w:noProof/>
        </w:rPr>
        <w:t>1</w:t>
      </w:r>
      <w:r w:rsidR="002105E9">
        <w:fldChar w:fldCharType="end"/>
      </w:r>
      <w:r w:rsidRPr="00CD7B63">
        <w:t>各种仪器效应对</w:t>
      </w:r>
      <w:r w:rsidRPr="00CD7B63">
        <w:t>LSST PSF</w:t>
      </w:r>
      <w:r w:rsidRPr="00CD7B63">
        <w:t>的影响</w:t>
      </w:r>
    </w:p>
    <w:p w:rsidR="00CD7B63" w:rsidRPr="00CD7B63" w:rsidRDefault="00CD7B63" w:rsidP="000461AE">
      <w:pPr>
        <w:pStyle w:val="CSSC2"/>
      </w:pPr>
      <w:r w:rsidRPr="00CD7B63">
        <w:t>无缝光谱图像的模拟</w:t>
      </w:r>
    </w:p>
    <w:p w:rsidR="00CD7B63" w:rsidRPr="00CD7B63" w:rsidRDefault="00CD7B63" w:rsidP="00CD7B63">
      <w:pPr>
        <w:pStyle w:val="CSSC0"/>
        <w:ind w:firstLine="560"/>
      </w:pPr>
      <w:r w:rsidRPr="00CD7B63">
        <w:t>首先，参照无缝光谱的点源极限星等（</w:t>
      </w:r>
      <w:r w:rsidRPr="00CD7B63">
        <w:t>GI&lt;23.9</w:t>
      </w:r>
      <w:r w:rsidRPr="00CD7B63">
        <w:t>）制作模拟星表；</w:t>
      </w:r>
    </w:p>
    <w:p w:rsidR="00CD7B63" w:rsidRPr="00CD7B63" w:rsidRDefault="00CD7B63" w:rsidP="00CD7B63">
      <w:pPr>
        <w:pStyle w:val="CSSC0"/>
        <w:ind w:firstLine="560"/>
      </w:pPr>
      <w:r w:rsidRPr="00CD7B63">
        <w:t>依据模拟星表中天体的坐标安排天体色散的参考点的位置；</w:t>
      </w:r>
    </w:p>
    <w:p w:rsidR="00CD7B63" w:rsidRPr="00CD7B63" w:rsidRDefault="00CD7B63" w:rsidP="00CD7B63">
      <w:pPr>
        <w:pStyle w:val="CSSC0"/>
        <w:ind w:firstLine="560"/>
      </w:pPr>
      <w:r w:rsidRPr="00CD7B63">
        <w:t>采用合适的天体</w:t>
      </w:r>
      <w:r w:rsidRPr="00CD7B63">
        <w:t>SED</w:t>
      </w:r>
      <w:r w:rsidRPr="00CD7B63">
        <w:t>模板或真实的天体光谱，在一定的波段内（</w:t>
      </w:r>
      <w:r w:rsidRPr="00CD7B63">
        <w:t>GU</w:t>
      </w:r>
      <w:r w:rsidRPr="00CD7B63">
        <w:t>、</w:t>
      </w:r>
      <w:r w:rsidRPr="00CD7B63">
        <w:t>GV</w:t>
      </w:r>
      <w:r w:rsidRPr="00CD7B63">
        <w:t>、</w:t>
      </w:r>
      <w:r w:rsidRPr="00CD7B63">
        <w:t>GI</w:t>
      </w:r>
      <w:r w:rsidRPr="00CD7B63">
        <w:t>），按照无缝光谱分辨率</w:t>
      </w:r>
      <w:r w:rsidRPr="00CD7B63">
        <w:t>R~250</w:t>
      </w:r>
      <w:r w:rsidRPr="00CD7B63">
        <w:t>对</w:t>
      </w:r>
      <w:r w:rsidRPr="00CD7B63">
        <w:t>SED/</w:t>
      </w:r>
      <w:r w:rsidRPr="00CD7B63">
        <w:t>光谱进行采样；</w:t>
      </w:r>
    </w:p>
    <w:p w:rsidR="00CD7B63" w:rsidRPr="00CD7B63" w:rsidRDefault="00CD7B63" w:rsidP="00CD7B63">
      <w:pPr>
        <w:pStyle w:val="CSSC0"/>
        <w:ind w:firstLine="560"/>
      </w:pPr>
      <w:r w:rsidRPr="00CD7B63">
        <w:t>采用发射线星系表，在</w:t>
      </w:r>
      <w:r w:rsidRPr="00CD7B63">
        <w:t>SED</w:t>
      </w:r>
      <w:r w:rsidRPr="00CD7B63">
        <w:t>上发射线波长处增加发射线信息；</w:t>
      </w:r>
    </w:p>
    <w:p w:rsidR="00CD7B63" w:rsidRPr="00CD7B63" w:rsidRDefault="00CD7B63" w:rsidP="00CD7B63">
      <w:pPr>
        <w:pStyle w:val="CSSC0"/>
        <w:ind w:firstLine="560"/>
      </w:pPr>
      <w:r w:rsidRPr="00CD7B63">
        <w:t>点源色散采样后的光谱宽度为</w:t>
      </w:r>
      <w:r w:rsidRPr="00CD7B63">
        <w:t>PSF</w:t>
      </w:r>
      <w:r w:rsidRPr="00CD7B63">
        <w:t>的宽度；</w:t>
      </w:r>
    </w:p>
    <w:p w:rsidR="00CD7B63" w:rsidRPr="00CD7B63" w:rsidRDefault="00CD7B63" w:rsidP="00CD7B63">
      <w:pPr>
        <w:pStyle w:val="CSSC0"/>
        <w:ind w:firstLine="560"/>
      </w:pPr>
      <w:r w:rsidRPr="00CD7B63">
        <w:t>对于面源，将其划分成若干个点源的空间集合，再将其中每一个点源进行色散模拟；</w:t>
      </w:r>
    </w:p>
    <w:p w:rsidR="00CD7B63" w:rsidRPr="00CD7B63" w:rsidRDefault="00CD7B63" w:rsidP="00CD7B63">
      <w:pPr>
        <w:pStyle w:val="CSSC0"/>
        <w:ind w:firstLine="560"/>
      </w:pPr>
      <w:r w:rsidRPr="00CD7B63">
        <w:lastRenderedPageBreak/>
        <w:t>在探测器像素空间进行像素化处理；</w:t>
      </w:r>
    </w:p>
    <w:p w:rsidR="00CD7B63" w:rsidRPr="00CD7B63" w:rsidRDefault="00CD7B63" w:rsidP="00CD7B63">
      <w:pPr>
        <w:pStyle w:val="CSSC0"/>
        <w:ind w:firstLine="560"/>
      </w:pPr>
      <w:r w:rsidRPr="00CD7B63">
        <w:t>模拟天光背景、信号噪声及仪器噪声，最终生成无缝光谱的仿真图像。</w:t>
      </w:r>
    </w:p>
    <w:p w:rsidR="00CD7B63" w:rsidRPr="00CD7B63" w:rsidRDefault="00CD7B63" w:rsidP="000461AE">
      <w:pPr>
        <w:pStyle w:val="CSSC1"/>
      </w:pPr>
      <w:r w:rsidRPr="00CD7B63">
        <w:t>现有仿真结果</w:t>
      </w:r>
    </w:p>
    <w:p w:rsidR="00CD7B63" w:rsidRPr="00CD7B63" w:rsidRDefault="00CD7B63" w:rsidP="00CD7B63">
      <w:pPr>
        <w:pStyle w:val="CSSC0"/>
        <w:ind w:firstLine="560"/>
      </w:pPr>
      <w:del w:id="64" w:author="詹虎" w:date="2018-11-13T22:58:00Z">
        <w:r w:rsidRPr="00CD7B63" w:rsidDel="009303E6">
          <w:rPr>
            <w:rFonts w:hint="eastAsia"/>
          </w:rPr>
          <w:delText>国家天文台张鑫在图像仿真方面已经做了很多工作，</w:delText>
        </w:r>
      </w:del>
      <w:ins w:id="65" w:author="詹虎" w:date="2018-11-13T22:58:00Z">
        <w:r w:rsidR="009303E6">
          <w:rPr>
            <w:rFonts w:hint="eastAsia"/>
          </w:rPr>
          <w:t>现有仿真</w:t>
        </w:r>
      </w:ins>
      <w:r w:rsidRPr="00CD7B63">
        <w:t>主要</w:t>
      </w:r>
      <w:del w:id="66" w:author="詹虎" w:date="2018-11-13T22:58:00Z">
        <w:r w:rsidRPr="00CD7B63" w:rsidDel="009303E6">
          <w:delText>结果为构建了</w:delText>
        </w:r>
      </w:del>
      <w:r w:rsidRPr="00CD7B63">
        <w:t>基于</w:t>
      </w:r>
      <w:r w:rsidRPr="00CD7B63">
        <w:t>HUDF</w:t>
      </w:r>
      <w:r w:rsidRPr="00CD7B63">
        <w:t>和</w:t>
      </w:r>
      <w:del w:id="67" w:author="詹虎" w:date="2018-11-13T22:58:00Z">
        <w:r w:rsidRPr="00CD7B63" w:rsidDel="009303E6">
          <w:delText>基于</w:delText>
        </w:r>
      </w:del>
      <w:r w:rsidRPr="00CD7B63">
        <w:t>COSMOS</w:t>
      </w:r>
      <w:ins w:id="68" w:author="詹虎" w:date="2018-11-13T22:58:00Z">
        <w:r w:rsidR="009303E6">
          <w:rPr>
            <w:rFonts w:hint="eastAsia"/>
          </w:rPr>
          <w:t>生成的</w:t>
        </w:r>
      </w:ins>
      <w:r w:rsidRPr="00CD7B63">
        <w:t>的模拟星表，</w:t>
      </w:r>
      <w:del w:id="69" w:author="詹虎" w:date="2018-11-13T22:58:00Z">
        <w:r w:rsidRPr="00CD7B63" w:rsidDel="009303E6">
          <w:rPr>
            <w:rFonts w:hint="eastAsia"/>
          </w:rPr>
          <w:delText>基于</w:delText>
        </w:r>
      </w:del>
      <w:ins w:id="70" w:author="詹虎" w:date="2018-11-13T22:58:00Z">
        <w:r w:rsidR="009303E6">
          <w:rPr>
            <w:rFonts w:hint="eastAsia"/>
          </w:rPr>
          <w:t>采用</w:t>
        </w:r>
      </w:ins>
      <w:r w:rsidRPr="00CD7B63">
        <w:t>星系的</w:t>
      </w:r>
      <w:proofErr w:type="spellStart"/>
      <w:r w:rsidRPr="00CD7B63">
        <w:t>Sérsic</w:t>
      </w:r>
      <w:proofErr w:type="spellEnd"/>
      <w:r w:rsidRPr="00CD7B63">
        <w:t>模型</w:t>
      </w:r>
      <w:del w:id="71" w:author="詹虎" w:date="2018-11-13T22:59:00Z">
        <w:r w:rsidRPr="00CD7B63" w:rsidDel="009303E6">
          <w:rPr>
            <w:rFonts w:hint="eastAsia"/>
          </w:rPr>
          <w:delText>做了</w:delText>
        </w:r>
      </w:del>
      <w:ins w:id="72" w:author="詹虎" w:date="2018-11-13T22:59:00Z">
        <w:r w:rsidR="009303E6">
          <w:rPr>
            <w:rFonts w:hint="eastAsia"/>
          </w:rPr>
          <w:t>进行</w:t>
        </w:r>
      </w:ins>
      <w:r w:rsidRPr="00CD7B63">
        <w:t>图像仿真。首先，采用</w:t>
      </w:r>
      <w:r w:rsidRPr="00CD7B63">
        <w:t>Coe, Benitez</w:t>
      </w:r>
      <w:r w:rsidRPr="00CD7B63">
        <w:t>等人发表的哈勃超深场（</w:t>
      </w:r>
      <w:r w:rsidRPr="00CD7B63">
        <w:t>HUDF</w:t>
      </w:r>
      <w:r w:rsidRPr="00CD7B63">
        <w:t>）星表，得到星系的位置、亮度等信息，该星表同时提供了星系的</w:t>
      </w:r>
      <w:proofErr w:type="spellStart"/>
      <w:r w:rsidRPr="00CD7B63">
        <w:t>Sérsic</w:t>
      </w:r>
      <w:proofErr w:type="spellEnd"/>
      <w:r w:rsidRPr="00CD7B63">
        <w:t>轮廓指数；结合</w:t>
      </w:r>
      <w:r w:rsidRPr="00CD7B63">
        <w:t>Beckwith</w:t>
      </w:r>
      <w:r w:rsidRPr="00CD7B63">
        <w:t>等人（</w:t>
      </w:r>
      <w:r w:rsidRPr="00CD7B63">
        <w:t>2004</w:t>
      </w:r>
      <w:r w:rsidRPr="00CD7B63">
        <w:t>）发表的提供了</w:t>
      </w:r>
      <w:r w:rsidRPr="00CD7B63">
        <w:t>FWHM</w:t>
      </w:r>
      <w:r w:rsidRPr="00CD7B63">
        <w:t>、有效半径和椭率的</w:t>
      </w:r>
      <w:r w:rsidRPr="00CD7B63">
        <w:t>HUDF</w:t>
      </w:r>
      <w:r w:rsidRPr="00CD7B63">
        <w:t>星表，构建了星系的模型；利用</w:t>
      </w:r>
      <w:r w:rsidRPr="00CD7B63">
        <w:t>APASS</w:t>
      </w:r>
      <w:r w:rsidRPr="00CD7B63">
        <w:t>的星表进行恒星图像的模拟，最终生成了模拟的</w:t>
      </w:r>
      <w:r w:rsidRPr="00CD7B63">
        <w:t>HUDF</w:t>
      </w:r>
      <w:r w:rsidRPr="00CD7B63">
        <w:t>图像。</w:t>
      </w:r>
    </w:p>
    <w:p w:rsidR="00CD7B63" w:rsidRPr="00CD7B63" w:rsidRDefault="00CD7B63" w:rsidP="00CD7B63">
      <w:pPr>
        <w:pStyle w:val="CSSC0"/>
        <w:ind w:firstLine="560"/>
      </w:pPr>
      <w:r w:rsidRPr="00CD7B63">
        <w:t>图</w:t>
      </w:r>
      <w:r w:rsidRPr="00CD7B63">
        <w:t>5-2-4</w:t>
      </w:r>
      <w:r w:rsidRPr="00CD7B63">
        <w:t>展示了</w:t>
      </w:r>
      <w:r w:rsidRPr="00CD7B63">
        <w:rPr>
          <w:i/>
        </w:rPr>
        <w:t>g</w:t>
      </w:r>
      <w:r w:rsidRPr="00CD7B63">
        <w:rPr>
          <w:i/>
        </w:rPr>
        <w:t>，</w:t>
      </w:r>
      <w:r w:rsidRPr="00CD7B63">
        <w:rPr>
          <w:i/>
        </w:rPr>
        <w:t>r</w:t>
      </w:r>
      <w:r w:rsidRPr="00CD7B63">
        <w:rPr>
          <w:i/>
        </w:rPr>
        <w:t>，</w:t>
      </w:r>
      <w:proofErr w:type="spellStart"/>
      <w:r w:rsidRPr="00CD7B63">
        <w:rPr>
          <w:i/>
        </w:rPr>
        <w:t>i</w:t>
      </w:r>
      <w:proofErr w:type="spellEnd"/>
      <w:r w:rsidRPr="00CD7B63">
        <w:t>三个波段和这三个波段叠加之后的模拟图像。从图中可以看出，在</w:t>
      </w:r>
      <w:r w:rsidRPr="00CD7B63">
        <w:rPr>
          <w:i/>
        </w:rPr>
        <w:t>ｉ</w:t>
      </w:r>
      <w:r w:rsidRPr="00CD7B63">
        <w:t>波段可探测的星系更多一些。</w:t>
      </w:r>
    </w:p>
    <w:p w:rsidR="00CD7B63" w:rsidRPr="00CD7B63" w:rsidRDefault="00CD7B63" w:rsidP="00CD7B63">
      <w:pPr>
        <w:pStyle w:val="CSSC0"/>
        <w:ind w:firstLine="560"/>
      </w:pPr>
      <w:r w:rsidRPr="00CD7B63">
        <w:t>图</w:t>
      </w:r>
      <w:r w:rsidRPr="00CD7B63">
        <w:t>5-2-5</w:t>
      </w:r>
      <w:r w:rsidRPr="00CD7B63">
        <w:t>展示了</w:t>
      </w:r>
      <w:r w:rsidRPr="00CD7B63">
        <w:t>GV</w:t>
      </w:r>
      <w:r w:rsidRPr="00CD7B63">
        <w:t>波段、</w:t>
      </w:r>
      <w:r w:rsidRPr="00CD7B63">
        <w:t>6000×4000</w:t>
      </w:r>
      <w:r w:rsidRPr="00CD7B63">
        <w:t>像元尺寸的无缝光谱仿真图像。采用了</w:t>
      </w:r>
      <w:proofErr w:type="spellStart"/>
      <w:r w:rsidRPr="00CD7B63">
        <w:t>zCOSMOS</w:t>
      </w:r>
      <w:proofErr w:type="spellEnd"/>
      <w:r w:rsidRPr="00CD7B63">
        <w:t>的真实光谱进行色散模拟、</w:t>
      </w:r>
      <w:proofErr w:type="spellStart"/>
      <w:r w:rsidRPr="00CD7B63">
        <w:t>zCOSMOS</w:t>
      </w:r>
      <w:proofErr w:type="spellEnd"/>
      <w:r w:rsidRPr="00CD7B63">
        <w:t>样本的星系形态参考了</w:t>
      </w:r>
      <w:r w:rsidRPr="00CD7B63">
        <w:t>HUDF</w:t>
      </w:r>
      <w:r w:rsidRPr="00CD7B63">
        <w:t>，使两个样本的形态参数的分布一致。</w:t>
      </w:r>
      <w:r w:rsidRPr="00CD7B63">
        <w:t xml:space="preserve"> </w:t>
      </w:r>
    </w:p>
    <w:p w:rsidR="00377B62" w:rsidRDefault="00CD7B63" w:rsidP="00377B62">
      <w:pPr>
        <w:pStyle w:val="CSSC9"/>
      </w:pPr>
      <w:r w:rsidRPr="00CD7B63">
        <w:drawing>
          <wp:inline distT="0" distB="0" distL="0" distR="0">
            <wp:extent cx="5020847" cy="4184039"/>
            <wp:effectExtent l="0" t="0" r="8890" b="6985"/>
            <wp:docPr id="1" name="Picture 4" descr="merg_g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merg_gri"/>
                    <pic:cNvPicPr>
                      <a:picLocks noChangeAspect="1"/>
                    </pic:cNvPicPr>
                  </pic:nvPicPr>
                  <pic:blipFill>
                    <a:blip r:embed="rId12" cstate="print"/>
                    <a:stretch>
                      <a:fillRect/>
                    </a:stretch>
                  </pic:blipFill>
                  <pic:spPr>
                    <a:xfrm>
                      <a:off x="0" y="0"/>
                      <a:ext cx="5039567" cy="4199639"/>
                    </a:xfrm>
                    <a:prstGeom prst="rect">
                      <a:avLst/>
                    </a:prstGeom>
                    <a:noFill/>
                    <a:ln w="9525">
                      <a:noFill/>
                      <a:miter/>
                    </a:ln>
                  </pic:spPr>
                </pic:pic>
              </a:graphicData>
            </a:graphic>
          </wp:inline>
        </w:drawing>
      </w:r>
      <w:bookmarkStart w:id="73" w:name="_Ref501626350"/>
    </w:p>
    <w:p w:rsidR="00CD7B63" w:rsidRPr="00CD7B63" w:rsidRDefault="00377B62" w:rsidP="00E016AB">
      <w:pPr>
        <w:pStyle w:val="CSSC8"/>
      </w:pPr>
      <w:r>
        <w:rPr>
          <w:rFonts w:hint="eastAsia"/>
        </w:rPr>
        <w:t>图</w:t>
      </w:r>
      <w:r>
        <w:rPr>
          <w:rFonts w:hint="eastAsia"/>
        </w:rPr>
        <w:t xml:space="preserve"> </w:t>
      </w:r>
      <w:r w:rsidR="002105E9">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2105E9">
        <w:fldChar w:fldCharType="separate"/>
      </w:r>
      <w:r>
        <w:rPr>
          <w:noProof/>
        </w:rPr>
        <w:t>2</w:t>
      </w:r>
      <w:r w:rsidR="002105E9">
        <w:fldChar w:fldCharType="end"/>
      </w:r>
      <w:r>
        <w:rPr>
          <w:rFonts w:hint="eastAsia"/>
        </w:rPr>
        <w:t xml:space="preserve"> </w:t>
      </w:r>
      <w:r>
        <w:rPr>
          <w:rFonts w:hint="eastAsia"/>
        </w:rPr>
        <w:t>使用</w:t>
      </w:r>
      <w:r w:rsidRPr="008C16A3">
        <w:rPr>
          <w:rFonts w:hint="eastAsia"/>
          <w:noProof/>
        </w:rPr>
        <w:t>HUDF</w:t>
      </w:r>
      <w:r w:rsidRPr="008C16A3">
        <w:rPr>
          <w:rFonts w:hint="eastAsia"/>
          <w:noProof/>
        </w:rPr>
        <w:t>星表图像模拟结果</w:t>
      </w:r>
    </w:p>
    <w:bookmarkEnd w:id="73"/>
    <w:p w:rsidR="00CD7B63" w:rsidRPr="00377B62" w:rsidRDefault="00CD7B63" w:rsidP="00CD7B63">
      <w:pPr>
        <w:pStyle w:val="CSSC0"/>
        <w:ind w:firstLine="560"/>
      </w:pPr>
    </w:p>
    <w:p w:rsidR="00377B62" w:rsidRDefault="00CD7B63" w:rsidP="00377B62">
      <w:pPr>
        <w:pStyle w:val="CSSC9"/>
      </w:pPr>
      <w:r w:rsidRPr="00CD7B63">
        <w:drawing>
          <wp:inline distT="0" distB="0" distL="0" distR="0">
            <wp:extent cx="3934800" cy="3009600"/>
            <wp:effectExtent l="0" t="0" r="2540" b="0"/>
            <wp:docPr id="2" name="图片 10" descr="spec_cos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pec_cosmos"/>
                    <pic:cNvPicPr>
                      <a:picLocks noChangeAspect="1"/>
                    </pic:cNvPicPr>
                  </pic:nvPicPr>
                  <pic:blipFill>
                    <a:blip r:embed="rId13" cstate="print"/>
                    <a:stretch>
                      <a:fillRect/>
                    </a:stretch>
                  </pic:blipFill>
                  <pic:spPr>
                    <a:xfrm>
                      <a:off x="0" y="0"/>
                      <a:ext cx="3934800" cy="3009600"/>
                    </a:xfrm>
                    <a:prstGeom prst="rect">
                      <a:avLst/>
                    </a:prstGeom>
                    <a:noFill/>
                    <a:ln>
                      <a:noFill/>
                    </a:ln>
                  </pic:spPr>
                </pic:pic>
              </a:graphicData>
            </a:graphic>
          </wp:inline>
        </w:drawing>
      </w:r>
    </w:p>
    <w:p w:rsidR="00CD7B63" w:rsidRPr="00CD7B63" w:rsidRDefault="00377B62" w:rsidP="00E016AB">
      <w:pPr>
        <w:pStyle w:val="CSSC8"/>
      </w:pPr>
      <w:r>
        <w:rPr>
          <w:rFonts w:hint="eastAsia"/>
        </w:rPr>
        <w:t>图</w:t>
      </w:r>
      <w:r>
        <w:rPr>
          <w:rFonts w:hint="eastAsia"/>
        </w:rPr>
        <w:t xml:space="preserve"> </w:t>
      </w:r>
      <w:r w:rsidR="002105E9">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2105E9">
        <w:fldChar w:fldCharType="separate"/>
      </w:r>
      <w:r>
        <w:rPr>
          <w:noProof/>
        </w:rPr>
        <w:t>3</w:t>
      </w:r>
      <w:r w:rsidR="002105E9">
        <w:fldChar w:fldCharType="end"/>
      </w:r>
      <w:r>
        <w:rPr>
          <w:rFonts w:hint="eastAsia"/>
        </w:rPr>
        <w:t xml:space="preserve"> </w:t>
      </w:r>
      <w:r w:rsidRPr="008329F2">
        <w:rPr>
          <w:rFonts w:hint="eastAsia"/>
          <w:noProof/>
        </w:rPr>
        <w:t>无缝光谱仿真图像</w:t>
      </w:r>
      <w:r>
        <w:rPr>
          <w:rFonts w:hint="eastAsia"/>
          <w:noProof/>
        </w:rPr>
        <w:t>（</w:t>
      </w:r>
      <w:r w:rsidRPr="008329F2">
        <w:rPr>
          <w:rFonts w:hint="eastAsia"/>
          <w:noProof/>
        </w:rPr>
        <w:t>400-650nm</w:t>
      </w:r>
      <w:r>
        <w:rPr>
          <w:rFonts w:hint="eastAsia"/>
          <w:noProof/>
        </w:rPr>
        <w:t>）</w:t>
      </w:r>
    </w:p>
    <w:p w:rsidR="00B66F38" w:rsidRPr="00B66F38" w:rsidRDefault="00B66F38" w:rsidP="00B66F38">
      <w:pPr>
        <w:pStyle w:val="Heading3"/>
      </w:pPr>
      <w:bookmarkStart w:id="74" w:name="_Toc528572625"/>
      <w:del w:id="75" w:author="詹虎" w:date="2018-11-14T00:44:00Z">
        <w:r w:rsidRPr="00B66F38" w:rsidDel="008320B4">
          <w:delText>巡天编排</w:delText>
        </w:r>
      </w:del>
      <w:ins w:id="76" w:author="詹虎" w:date="2018-11-14T00:44:00Z">
        <w:r w:rsidR="008320B4">
          <w:t>巡天运行</w:t>
        </w:r>
      </w:ins>
      <w:r w:rsidRPr="00B66F38">
        <w:t>仿真</w:t>
      </w:r>
      <w:bookmarkEnd w:id="74"/>
    </w:p>
    <w:p w:rsidR="00B66F38" w:rsidRPr="00B66F38" w:rsidRDefault="00B66F38" w:rsidP="000461AE">
      <w:pPr>
        <w:pStyle w:val="CSSC1"/>
        <w:rPr>
          <w:lang w:val="zh-TW"/>
        </w:rPr>
      </w:pPr>
      <w:r w:rsidRPr="00B66F38">
        <w:rPr>
          <w:lang w:val="zh-TW"/>
        </w:rPr>
        <w:t>重要性</w:t>
      </w:r>
      <w:r w:rsidRPr="00B66F38">
        <w:t>和</w:t>
      </w:r>
      <w:r w:rsidRPr="00B66F38">
        <w:rPr>
          <w:lang w:val="zh-TW"/>
        </w:rPr>
        <w:t>意义</w:t>
      </w:r>
    </w:p>
    <w:p w:rsidR="00B66F38" w:rsidRPr="00B66F38" w:rsidRDefault="00B66F38" w:rsidP="00B66F38">
      <w:pPr>
        <w:pStyle w:val="CSSC0"/>
        <w:ind w:firstLine="560"/>
        <w:rPr>
          <w:lang w:val="zh-TW"/>
        </w:rPr>
      </w:pPr>
      <w:del w:id="77" w:author="詹虎" w:date="2018-11-14T00:44:00Z">
        <w:r w:rsidRPr="00B66F38" w:rsidDel="008320B4">
          <w:rPr>
            <w:lang w:val="zh-TW"/>
          </w:rPr>
          <w:delText>巡天编排</w:delText>
        </w:r>
      </w:del>
      <w:ins w:id="78" w:author="詹虎" w:date="2018-11-14T00:44:00Z">
        <w:r w:rsidR="008320B4">
          <w:rPr>
            <w:lang w:val="zh-TW"/>
          </w:rPr>
          <w:t>巡天运行</w:t>
        </w:r>
      </w:ins>
      <w:r w:rsidRPr="00B66F38">
        <w:rPr>
          <w:lang w:val="zh-TW"/>
        </w:rPr>
        <w:t>仿真</w:t>
      </w:r>
      <w:r w:rsidRPr="00B66F38">
        <w:t>可以比较真实地模拟出在规划的运行时期内的巡天任务完成情况</w:t>
      </w:r>
      <w:del w:id="79" w:author="詹虎" w:date="2018-11-13T23:02:00Z">
        <w:r w:rsidRPr="00B66F38" w:rsidDel="006647F9">
          <w:delText>。仿真的结果对于论证空间站巡天项目的可行性具有十分重要的作用</w:delText>
        </w:r>
      </w:del>
      <w:r w:rsidRPr="00B66F38">
        <w:t>，对优化</w:t>
      </w:r>
      <w:del w:id="80" w:author="詹虎" w:date="2018-11-13T23:01:00Z">
        <w:r w:rsidRPr="00B66F38" w:rsidDel="006647F9">
          <w:rPr>
            <w:rFonts w:hint="eastAsia"/>
          </w:rPr>
          <w:delText>巡天模块的</w:delText>
        </w:r>
      </w:del>
      <w:ins w:id="81" w:author="詹虎" w:date="2018-11-13T23:01:00Z">
        <w:r w:rsidR="006647F9">
          <w:rPr>
            <w:rFonts w:hint="eastAsia"/>
          </w:rPr>
          <w:t>飞行器平台、光学设施和巡天观测终端的</w:t>
        </w:r>
      </w:ins>
      <w:r w:rsidRPr="00B66F38">
        <w:t>硬件</w:t>
      </w:r>
      <w:ins w:id="82" w:author="詹虎" w:date="2018-11-13T23:01:00Z">
        <w:r w:rsidR="006647F9">
          <w:rPr>
            <w:rFonts w:hint="eastAsia"/>
          </w:rPr>
          <w:t>方案</w:t>
        </w:r>
      </w:ins>
      <w:del w:id="83" w:author="詹虎" w:date="2018-11-13T23:01:00Z">
        <w:r w:rsidRPr="00B66F38" w:rsidDel="006647F9">
          <w:rPr>
            <w:rFonts w:hint="eastAsia"/>
          </w:rPr>
          <w:delText>设计</w:delText>
        </w:r>
      </w:del>
      <w:del w:id="84" w:author="詹虎" w:date="2018-11-13T23:02:00Z">
        <w:r w:rsidR="006647F9" w:rsidRPr="00B66F38" w:rsidDel="006647F9">
          <w:rPr>
            <w:rFonts w:hint="eastAsia"/>
          </w:rPr>
          <w:delText>也</w:delText>
        </w:r>
      </w:del>
      <w:ins w:id="85" w:author="詹虎" w:date="2018-11-13T23:02:00Z">
        <w:r w:rsidR="006647F9">
          <w:rPr>
            <w:rFonts w:hint="eastAsia"/>
          </w:rPr>
          <w:t>都</w:t>
        </w:r>
      </w:ins>
      <w:r w:rsidRPr="00B66F38">
        <w:t>有</w:t>
      </w:r>
      <w:del w:id="86" w:author="詹虎" w:date="2018-11-13T23:02:00Z">
        <w:r w:rsidRPr="00B66F38" w:rsidDel="006647F9">
          <w:delText>一定的参考价值</w:delText>
        </w:r>
      </w:del>
      <w:ins w:id="87" w:author="詹虎" w:date="2018-11-13T23:01:00Z">
        <w:r w:rsidR="006647F9" w:rsidRPr="00B66F38">
          <w:t>十分重要的作用</w:t>
        </w:r>
      </w:ins>
      <w:r w:rsidRPr="00B66F38">
        <w:t>。</w:t>
      </w:r>
      <w:del w:id="88" w:author="詹虎" w:date="2018-11-14T00:44:00Z">
        <w:r w:rsidRPr="00B66F38" w:rsidDel="008320B4">
          <w:delText>巡天编排</w:delText>
        </w:r>
      </w:del>
      <w:ins w:id="89" w:author="詹虎" w:date="2018-11-14T00:44:00Z">
        <w:r w:rsidR="008320B4">
          <w:t>巡天运行</w:t>
        </w:r>
      </w:ins>
      <w:r w:rsidRPr="00B66F38">
        <w:t>仿真生成的天区覆盖、天文观测条件等信息，可加入后续的图像模拟工作中，以便生成更加符合实际观测过程的图像样本，尽可能真实的模拟包含巡天观测、数据处理、科学分析的完整过程。这对于进一步深入论证和精确量化科学产出是不可或缺的。</w:t>
      </w:r>
    </w:p>
    <w:p w:rsidR="00B66F38" w:rsidRPr="00B66F38" w:rsidRDefault="00B66F38" w:rsidP="00B66F38">
      <w:pPr>
        <w:pStyle w:val="CSSC0"/>
        <w:ind w:firstLine="560"/>
        <w:rPr>
          <w:lang w:val="zh-TW"/>
        </w:rPr>
      </w:pPr>
      <w:del w:id="90" w:author="詹虎" w:date="2018-11-14T00:44:00Z">
        <w:r w:rsidRPr="00B66F38" w:rsidDel="008320B4">
          <w:delText>巡天编排</w:delText>
        </w:r>
      </w:del>
      <w:ins w:id="91" w:author="詹虎" w:date="2018-11-14T00:44:00Z">
        <w:r w:rsidR="008320B4">
          <w:t>巡天运行</w:t>
        </w:r>
      </w:ins>
      <w:r w:rsidRPr="00B66F38">
        <w:t>仿真中积累的资料和经验，也会为后续实际的观测运行提供基础。例如，可以在现有编排仿真程序的基础之上，开发出功能更加完善的高效率的巡天观测指令生成器，能够在保障核心巡天任务能够完成的前提下，灵活地规划观测时间用于对一些持续时间短的具有重大意义的天文现象进行观测。</w:t>
      </w:r>
    </w:p>
    <w:p w:rsidR="00B66F38" w:rsidRPr="00B66F38" w:rsidRDefault="00B66F38" w:rsidP="000461AE">
      <w:pPr>
        <w:pStyle w:val="CSSC1"/>
        <w:rPr>
          <w:lang w:val="zh-TW"/>
        </w:rPr>
      </w:pPr>
      <w:r w:rsidRPr="00B66F38">
        <w:rPr>
          <w:lang w:val="zh-TW"/>
        </w:rPr>
        <w:t>仿真的内容</w:t>
      </w:r>
    </w:p>
    <w:p w:rsidR="00B66F38" w:rsidRPr="00B66F38" w:rsidRDefault="00B66F38" w:rsidP="00B66F38">
      <w:pPr>
        <w:pStyle w:val="CSSC0"/>
        <w:ind w:firstLine="560"/>
      </w:pPr>
      <w:del w:id="92" w:author="詹虎" w:date="2018-11-14T00:44:00Z">
        <w:r w:rsidRPr="00B66F38" w:rsidDel="008320B4">
          <w:delText>巡天编排</w:delText>
        </w:r>
      </w:del>
      <w:ins w:id="93" w:author="詹虎" w:date="2018-11-14T00:44:00Z">
        <w:r w:rsidR="008320B4">
          <w:t>巡天运行</w:t>
        </w:r>
      </w:ins>
      <w:r w:rsidRPr="00B66F38">
        <w:t>仿真的主要研究内容是在给定的约束条件和可观测天区搜索策略下，比较真实地模拟望远镜在轨时寻找可观测的目标天区、转向目标天区和曝光的过程，论证空间站巡天项目的科学目标的可行性。仿真结果以时间序列的方式呈现，其中包含了在某一时刻的望远镜观测指</w:t>
      </w:r>
      <w:r w:rsidRPr="00B66F38">
        <w:lastRenderedPageBreak/>
        <w:t>向、天文观测条件、曝光时间和转向下一个观测天区的机动方式等信息，可供其他环节的研究和论证使用。</w:t>
      </w:r>
    </w:p>
    <w:p w:rsidR="00B66F38" w:rsidRPr="00B66F38" w:rsidRDefault="00B66F38" w:rsidP="00B66F38">
      <w:pPr>
        <w:pStyle w:val="CSSC0"/>
        <w:ind w:firstLine="560"/>
        <w:rPr>
          <w:lang w:val="zh-TW"/>
        </w:rPr>
      </w:pPr>
      <w:del w:id="94" w:author="詹虎" w:date="2018-11-14T00:44:00Z">
        <w:r w:rsidRPr="00B66F38" w:rsidDel="008320B4">
          <w:delText>巡天编排</w:delText>
        </w:r>
      </w:del>
      <w:ins w:id="95" w:author="詹虎" w:date="2018-11-14T00:44:00Z">
        <w:r w:rsidR="008320B4">
          <w:t>巡天运行</w:t>
        </w:r>
      </w:ins>
      <w:r w:rsidRPr="00B66F38">
        <w:t>仿真中所考虑的约束条件包括了诸多不利于天文观测的影响因素和巡天模块自身硬件条件的限制。目前所考虑的各项约束条件主要包含以下几项：</w:t>
      </w:r>
    </w:p>
    <w:p w:rsidR="00B66F38" w:rsidRPr="00B66F38" w:rsidRDefault="00B66F38" w:rsidP="000461AE">
      <w:pPr>
        <w:pStyle w:val="CSSC2"/>
        <w:rPr>
          <w:lang w:val="zh-TW"/>
        </w:rPr>
      </w:pPr>
      <w:r w:rsidRPr="00B66F38">
        <w:rPr>
          <w:lang w:val="zh-TW"/>
        </w:rPr>
        <w:t>太阳与望远镜视轴的夹角不得小于</w:t>
      </w:r>
      <w:r w:rsidRPr="00B66F38">
        <w:rPr>
          <w:lang w:val="zh-TW"/>
        </w:rPr>
        <w:t>50</w:t>
      </w:r>
      <w:r w:rsidRPr="00B66F38">
        <w:rPr>
          <w:lang w:val="zh-TW"/>
        </w:rPr>
        <w:t>度，月球与望远镜视轴的夹角不得小于</w:t>
      </w:r>
      <w:r w:rsidRPr="00B66F38">
        <w:rPr>
          <w:lang w:val="zh-TW"/>
        </w:rPr>
        <w:t>40</w:t>
      </w:r>
      <w:r w:rsidRPr="00B66F38">
        <w:rPr>
          <w:lang w:val="zh-TW"/>
        </w:rPr>
        <w:t>度；</w:t>
      </w:r>
    </w:p>
    <w:p w:rsidR="00B66F38" w:rsidRPr="00B66F38" w:rsidRDefault="00B66F38" w:rsidP="000461AE">
      <w:pPr>
        <w:pStyle w:val="CSSC2"/>
        <w:rPr>
          <w:lang w:val="zh-TW"/>
        </w:rPr>
      </w:pPr>
      <w:r w:rsidRPr="00B66F38">
        <w:rPr>
          <w:lang w:val="zh-TW"/>
        </w:rPr>
        <w:t>望远镜视轴与地球亮边的夹角不得小于</w:t>
      </w:r>
      <w:r w:rsidRPr="00B66F38">
        <w:rPr>
          <w:lang w:val="zh-TW"/>
        </w:rPr>
        <w:t>70</w:t>
      </w:r>
      <w:r w:rsidRPr="00B66F38">
        <w:rPr>
          <w:lang w:val="zh-TW"/>
        </w:rPr>
        <w:t>度，与地球暗边的夹角不得小于</w:t>
      </w:r>
      <w:r w:rsidRPr="00B66F38">
        <w:rPr>
          <w:lang w:val="zh-TW"/>
        </w:rPr>
        <w:t>30</w:t>
      </w:r>
      <w:r w:rsidRPr="00B66F38">
        <w:rPr>
          <w:lang w:val="zh-TW"/>
        </w:rPr>
        <w:t>度；</w:t>
      </w:r>
    </w:p>
    <w:p w:rsidR="00B66F38" w:rsidRPr="00B66F38" w:rsidRDefault="00B66F38" w:rsidP="000461AE">
      <w:pPr>
        <w:pStyle w:val="CSSC2"/>
        <w:rPr>
          <w:lang w:val="zh-TW"/>
        </w:rPr>
      </w:pPr>
      <w:r w:rsidRPr="00B66F38">
        <w:rPr>
          <w:lang w:val="zh-TW"/>
        </w:rPr>
        <w:t>望远镜飞过</w:t>
      </w:r>
      <w:r w:rsidRPr="00B66F38">
        <w:t>南大西洋异常区（</w:t>
      </w:r>
      <w:r w:rsidRPr="00B66F38">
        <w:rPr>
          <w:lang w:val="zh-TW"/>
        </w:rPr>
        <w:t>SAA</w:t>
      </w:r>
      <w:r w:rsidRPr="00B66F38">
        <w:t>）</w:t>
      </w:r>
      <w:r w:rsidRPr="00B66F38">
        <w:rPr>
          <w:lang w:val="zh-TW"/>
        </w:rPr>
        <w:t>上空时不进行观测曝光；</w:t>
      </w:r>
    </w:p>
    <w:p w:rsidR="00B66F38" w:rsidRPr="00B66F38" w:rsidRDefault="00B66F38" w:rsidP="000461AE">
      <w:pPr>
        <w:pStyle w:val="CSSC2"/>
        <w:rPr>
          <w:lang w:val="zh-TW"/>
        </w:rPr>
      </w:pPr>
      <w:r w:rsidRPr="00B66F38">
        <w:rPr>
          <w:lang w:val="zh-TW"/>
        </w:rPr>
        <w:t>太阳</w:t>
      </w:r>
      <w:r w:rsidRPr="00B66F38">
        <w:t>能</w:t>
      </w:r>
      <w:r w:rsidRPr="00B66F38">
        <w:rPr>
          <w:lang w:val="zh-TW"/>
        </w:rPr>
        <w:t>帆板的法线与太阳和望远镜之间连线的夹角</w:t>
      </w:r>
      <w:r w:rsidRPr="00B66F38">
        <w:t>须保持</w:t>
      </w:r>
      <w:r w:rsidRPr="00B66F38">
        <w:rPr>
          <w:lang w:val="zh-TW"/>
        </w:rPr>
        <w:t>在正负</w:t>
      </w:r>
      <w:r w:rsidRPr="00B66F38">
        <w:rPr>
          <w:lang w:val="zh-TW"/>
        </w:rPr>
        <w:t>25</w:t>
      </w:r>
      <w:r w:rsidRPr="00B66F38">
        <w:rPr>
          <w:lang w:val="zh-TW"/>
        </w:rPr>
        <w:t>度之间，确保运行期间</w:t>
      </w:r>
      <w:r w:rsidRPr="00B66F38">
        <w:t>整个巡天设施</w:t>
      </w:r>
      <w:r w:rsidRPr="00B66F38">
        <w:rPr>
          <w:lang w:val="zh-TW"/>
        </w:rPr>
        <w:t>有充足的能源供应；</w:t>
      </w:r>
    </w:p>
    <w:p w:rsidR="00B66F38" w:rsidRPr="00B66F38" w:rsidRDefault="00B66F38" w:rsidP="000461AE">
      <w:pPr>
        <w:pStyle w:val="CSSC2"/>
        <w:rPr>
          <w:lang w:val="zh-TW"/>
        </w:rPr>
      </w:pPr>
      <w:r w:rsidRPr="00B66F38">
        <w:rPr>
          <w:lang w:val="zh-TW"/>
        </w:rPr>
        <w:t>在一</w:t>
      </w:r>
      <w:r w:rsidRPr="00B66F38">
        <w:t>轨</w:t>
      </w:r>
      <w:r w:rsidRPr="00B66F38">
        <w:rPr>
          <w:lang w:val="zh-TW"/>
        </w:rPr>
        <w:t>时间内</w:t>
      </w:r>
      <w:r w:rsidRPr="00B66F38">
        <w:t>，</w:t>
      </w:r>
      <w:r w:rsidRPr="00B66F38">
        <w:rPr>
          <w:lang w:val="zh-TW"/>
        </w:rPr>
        <w:t>望远镜的转动角度</w:t>
      </w:r>
      <w:r w:rsidRPr="00B66F38">
        <w:t>以及相应的机动</w:t>
      </w:r>
      <w:r w:rsidRPr="00B66F38">
        <w:rPr>
          <w:lang w:val="zh-TW"/>
        </w:rPr>
        <w:t>次数</w:t>
      </w:r>
      <w:r w:rsidRPr="00B66F38">
        <w:t>必</w:t>
      </w:r>
      <w:r w:rsidRPr="00B66F38">
        <w:rPr>
          <w:lang w:val="zh-TW"/>
        </w:rPr>
        <w:t>须满足控制力矩陀螺（</w:t>
      </w:r>
      <w:r w:rsidRPr="00B66F38">
        <w:t>CMG</w:t>
      </w:r>
      <w:r w:rsidRPr="00B66F38">
        <w:rPr>
          <w:lang w:val="zh-TW"/>
        </w:rPr>
        <w:t>）的限制要求</w:t>
      </w:r>
      <w:r w:rsidRPr="00B66F38">
        <w:t>，不得过于频繁地进行大角度的机动</w:t>
      </w:r>
      <w:r w:rsidRPr="00B66F38">
        <w:rPr>
          <w:lang w:val="zh-TW"/>
        </w:rPr>
        <w:t>。</w:t>
      </w:r>
    </w:p>
    <w:p w:rsidR="00B66F38" w:rsidRPr="00B66F38" w:rsidRDefault="00B66F38" w:rsidP="00B66F38">
      <w:pPr>
        <w:pStyle w:val="CSSC0"/>
        <w:ind w:firstLine="560"/>
        <w:rPr>
          <w:lang w:val="zh-TW"/>
        </w:rPr>
      </w:pPr>
      <w:r w:rsidRPr="00B66F38">
        <w:rPr>
          <w:lang w:val="zh-TW"/>
        </w:rPr>
        <w:t>以上</w:t>
      </w:r>
      <w:r w:rsidRPr="00B66F38">
        <w:t>1</w:t>
      </w:r>
      <w:r w:rsidRPr="00B66F38">
        <w:t>、</w:t>
      </w:r>
      <w:r w:rsidRPr="00B66F38">
        <w:t>2</w:t>
      </w:r>
      <w:r w:rsidRPr="00B66F38">
        <w:t>、</w:t>
      </w:r>
      <w:r w:rsidRPr="00B66F38">
        <w:t>3</w:t>
      </w:r>
      <w:r w:rsidRPr="00B66F38">
        <w:rPr>
          <w:lang w:val="zh-TW"/>
        </w:rPr>
        <w:t>项</w:t>
      </w:r>
      <w:r w:rsidRPr="00B66F38">
        <w:t>约束条件</w:t>
      </w:r>
      <w:r w:rsidRPr="00B66F38">
        <w:rPr>
          <w:lang w:val="zh-TW"/>
        </w:rPr>
        <w:t>为静态的几何限制条件，可根据当时的望远镜指向、太阳、月球以及望远镜所处的轨道位置直接计算出来，在</w:t>
      </w:r>
      <w:del w:id="96" w:author="詹虎" w:date="2018-11-14T00:45:00Z">
        <w:r w:rsidRPr="00B66F38" w:rsidDel="008320B4">
          <w:delText>巡天编排</w:delText>
        </w:r>
      </w:del>
      <w:ins w:id="97" w:author="詹虎" w:date="2018-11-14T00:45:00Z">
        <w:r w:rsidR="008320B4">
          <w:t>巡天运行</w:t>
        </w:r>
      </w:ins>
      <w:r w:rsidRPr="00B66F38">
        <w:rPr>
          <w:lang w:val="zh-TW"/>
        </w:rPr>
        <w:t>仿真程序中</w:t>
      </w:r>
      <w:r w:rsidRPr="00B66F38">
        <w:t>可以</w:t>
      </w:r>
      <w:r w:rsidRPr="00B66F38">
        <w:rPr>
          <w:lang w:val="zh-TW"/>
        </w:rPr>
        <w:t>很</w:t>
      </w:r>
      <w:r w:rsidRPr="00B66F38">
        <w:t>方便地</w:t>
      </w:r>
      <w:r w:rsidRPr="00B66F38">
        <w:rPr>
          <w:lang w:val="zh-TW"/>
        </w:rPr>
        <w:t>实现。</w:t>
      </w:r>
      <w:r w:rsidRPr="00B66F38">
        <w:t>然而，第</w:t>
      </w:r>
      <w:r w:rsidRPr="00B66F38">
        <w:t>4</w:t>
      </w:r>
      <w:r w:rsidRPr="00B66F38">
        <w:t>、</w:t>
      </w:r>
      <w:r w:rsidRPr="00B66F38">
        <w:t>5</w:t>
      </w:r>
      <w:r w:rsidRPr="00B66F38">
        <w:t>项约束条件则是随着时间动态变化的，并且受到过去一段时间内运行状态的限制，需要实时</w:t>
      </w:r>
      <w:del w:id="98" w:author="詹虎" w:date="2018-11-13T23:03:00Z">
        <w:r w:rsidRPr="00B66F38" w:rsidDel="007F3CC6">
          <w:rPr>
            <w:rFonts w:hint="eastAsia"/>
          </w:rPr>
          <w:delText>地进行更新</w:delText>
        </w:r>
      </w:del>
      <w:ins w:id="99" w:author="詹虎" w:date="2018-11-13T23:03:00Z">
        <w:r w:rsidR="007F3CC6">
          <w:rPr>
            <w:rFonts w:hint="eastAsia"/>
          </w:rPr>
          <w:t>计算</w:t>
        </w:r>
      </w:ins>
      <w:r w:rsidRPr="00B66F38">
        <w:t>。</w:t>
      </w:r>
      <w:del w:id="100" w:author="詹虎" w:date="2018-11-13T23:03:00Z">
        <w:r w:rsidRPr="00B66F38" w:rsidDel="007F3CC6">
          <w:delText>目前，研制巡天模块的相关单位所提供的硬件约束是以离散的限制条件给出的，不便于在仿真程序中实现。为此，</w:delText>
        </w:r>
        <w:r w:rsidRPr="00B66F38" w:rsidDel="007F3CC6">
          <w:rPr>
            <w:lang w:val="zh-TW"/>
          </w:rPr>
          <w:delText>我们分别建立了相应的物理模型来</w:delText>
        </w:r>
        <w:r w:rsidRPr="00B66F38" w:rsidDel="007F3CC6">
          <w:delText>描述太阳能电池的充放电过程和检测</w:delText>
        </w:r>
        <w:r w:rsidRPr="00B66F38" w:rsidDel="007F3CC6">
          <w:delText>CMG</w:delText>
        </w:r>
        <w:r w:rsidRPr="00B66F38" w:rsidDel="007F3CC6">
          <w:delText>的使用情况。</w:delText>
        </w:r>
      </w:del>
      <w:r w:rsidRPr="00B66F38">
        <w:t>此外，与硬件有关的约束条件还包括</w:t>
      </w:r>
      <w:r w:rsidRPr="00B66F38">
        <w:rPr>
          <w:lang w:val="de-DE"/>
        </w:rPr>
        <w:t>CCD</w:t>
      </w:r>
      <w:r w:rsidRPr="00B66F38">
        <w:t>的尺寸、焦面布局、相邻观测区域间的重叠大小等，这些直接影响了天区划分的方式，并决定了完成既定巡天面积任务所需的最</w:t>
      </w:r>
      <w:del w:id="101" w:author="詹虎" w:date="2018-11-13T23:03:00Z">
        <w:r w:rsidRPr="00B66F38" w:rsidDel="00895B65">
          <w:rPr>
            <w:rFonts w:hint="eastAsia"/>
          </w:rPr>
          <w:delText>低</w:delText>
        </w:r>
      </w:del>
      <w:ins w:id="102" w:author="詹虎" w:date="2018-11-13T23:03:00Z">
        <w:r w:rsidR="00895B65">
          <w:rPr>
            <w:rFonts w:hint="eastAsia"/>
          </w:rPr>
          <w:t>少</w:t>
        </w:r>
      </w:ins>
      <w:r w:rsidRPr="00B66F38">
        <w:t>曝光次数。</w:t>
      </w:r>
    </w:p>
    <w:p w:rsidR="00B66F38" w:rsidRPr="00B66F38" w:rsidRDefault="00B66F38" w:rsidP="000461AE">
      <w:pPr>
        <w:pStyle w:val="CSSC1"/>
        <w:rPr>
          <w:lang w:val="zh-TW"/>
        </w:rPr>
      </w:pPr>
      <w:r w:rsidRPr="00B66F38">
        <w:rPr>
          <w:lang w:val="zh-TW"/>
        </w:rPr>
        <w:t>已有的仿真结果</w:t>
      </w:r>
    </w:p>
    <w:p w:rsidR="00B66F38" w:rsidRPr="00B66F38" w:rsidRDefault="00B66F38" w:rsidP="00B66F38">
      <w:pPr>
        <w:pStyle w:val="CSSC0"/>
        <w:ind w:firstLine="560"/>
      </w:pPr>
      <w:r w:rsidRPr="00B66F38">
        <w:tab/>
      </w:r>
      <w:r w:rsidRPr="00B66F38">
        <w:t>目前的</w:t>
      </w:r>
      <w:del w:id="103" w:author="詹虎" w:date="2018-11-14T00:45:00Z">
        <w:r w:rsidRPr="00B66F38" w:rsidDel="008320B4">
          <w:delText>巡天编排</w:delText>
        </w:r>
      </w:del>
      <w:ins w:id="104" w:author="詹虎" w:date="2018-11-14T00:45:00Z">
        <w:r w:rsidR="008320B4">
          <w:t>巡天运行</w:t>
        </w:r>
      </w:ins>
      <w:r w:rsidRPr="00B66F38">
        <w:t>仿真结果表明，</w:t>
      </w:r>
      <w:r w:rsidRPr="00B66F38">
        <w:t>17500</w:t>
      </w:r>
      <w:r w:rsidRPr="00B66F38">
        <w:t>平方度的深度多色巡天和</w:t>
      </w:r>
      <w:r w:rsidRPr="00B66F38">
        <w:t>400</w:t>
      </w:r>
      <w:r w:rsidRPr="00B66F38">
        <w:t>平方度的极深度多色巡天目标覆盖面积在</w:t>
      </w:r>
      <w:r w:rsidRPr="00B66F38">
        <w:t>10</w:t>
      </w:r>
      <w:r w:rsidRPr="00B66F38">
        <w:t>年的运行时间内是可以完成的，能够满足既定科学目标的需求。图</w:t>
      </w:r>
      <w:r w:rsidRPr="00B66F38">
        <w:t>5-2-7</w:t>
      </w:r>
      <w:r w:rsidRPr="00B66F38">
        <w:t>展示了巡天运行</w:t>
      </w:r>
      <w:r w:rsidRPr="00B66F38">
        <w:t>10</w:t>
      </w:r>
      <w:r w:rsidRPr="00B66F38">
        <w:t>年后的天区覆盖情况；图</w:t>
      </w:r>
      <w:r w:rsidRPr="00B66F38">
        <w:t>5-2-8</w:t>
      </w:r>
      <w:r w:rsidRPr="00B66F38">
        <w:t>展示了巡天面积随运行时间的增长关系。</w:t>
      </w:r>
      <w:r w:rsidRPr="00B66F38">
        <w:tab/>
      </w:r>
    </w:p>
    <w:p w:rsidR="00B66F38" w:rsidRPr="00B66F38" w:rsidRDefault="00B66F38" w:rsidP="000461AE">
      <w:pPr>
        <w:pStyle w:val="CSSC1"/>
        <w:rPr>
          <w:lang w:val="zh-TW"/>
        </w:rPr>
      </w:pPr>
      <w:r w:rsidRPr="00B66F38">
        <w:rPr>
          <w:lang w:val="zh-TW"/>
        </w:rPr>
        <w:t>未来需要进一步开展的研究工作</w:t>
      </w:r>
    </w:p>
    <w:p w:rsidR="00B66F38" w:rsidRPr="00B66F38" w:rsidRDefault="00B66F38" w:rsidP="00B66F38">
      <w:pPr>
        <w:pStyle w:val="CSSC0"/>
        <w:ind w:firstLine="560"/>
      </w:pPr>
      <w:r w:rsidRPr="00B66F38">
        <w:tab/>
      </w:r>
      <w:r w:rsidRPr="00B66F38">
        <w:t>目前的</w:t>
      </w:r>
      <w:del w:id="105" w:author="詹虎" w:date="2018-11-14T00:45:00Z">
        <w:r w:rsidRPr="00B66F38" w:rsidDel="008320B4">
          <w:delText>巡天编排</w:delText>
        </w:r>
      </w:del>
      <w:ins w:id="106" w:author="詹虎" w:date="2018-11-14T00:45:00Z">
        <w:r w:rsidR="008320B4">
          <w:t>巡天运行</w:t>
        </w:r>
      </w:ins>
      <w:r w:rsidRPr="00B66F38">
        <w:t>仿真工作仍有许多可以改进的地方，需要继续投入精力进行研究和完善。我们将主要针对以下方面进行研究：</w:t>
      </w:r>
    </w:p>
    <w:p w:rsidR="00B66F38" w:rsidRPr="00B66F38" w:rsidRDefault="00B66F38" w:rsidP="000461AE">
      <w:pPr>
        <w:pStyle w:val="CSSC2"/>
      </w:pPr>
      <w:r w:rsidRPr="00B66F38">
        <w:t>进一步细化各项约束条件的物理模型，深入全面地研究各项约束</w:t>
      </w:r>
      <w:r w:rsidRPr="00B66F38">
        <w:lastRenderedPageBreak/>
        <w:t>条件对巡天效率的影响；</w:t>
      </w:r>
    </w:p>
    <w:p w:rsidR="00B66F38" w:rsidRPr="00B66F38" w:rsidRDefault="00B66F38" w:rsidP="000461AE">
      <w:pPr>
        <w:pStyle w:val="CSSC2"/>
        <w:rPr>
          <w:lang w:val="zh-TW"/>
        </w:rPr>
      </w:pPr>
      <w:r w:rsidRPr="00B66F38">
        <w:rPr>
          <w:lang w:val="zh-TW"/>
        </w:rPr>
        <w:t>考虑亮星对巡天观测的影响；</w:t>
      </w:r>
    </w:p>
    <w:p w:rsidR="00B66F38" w:rsidRPr="00B66F38" w:rsidRDefault="00B66F38" w:rsidP="000461AE">
      <w:pPr>
        <w:pStyle w:val="CSSC2"/>
      </w:pPr>
      <w:r w:rsidRPr="00B66F38">
        <w:t>优化巡天策略，进一步提高可观测时间的利用率；</w:t>
      </w:r>
    </w:p>
    <w:p w:rsidR="00B66F38" w:rsidRPr="00B66F38" w:rsidRDefault="00B66F38" w:rsidP="000461AE">
      <w:pPr>
        <w:pStyle w:val="CSSC2"/>
        <w:rPr>
          <w:lang w:val="zh-TW"/>
        </w:rPr>
      </w:pPr>
      <w:r w:rsidRPr="00B66F38">
        <w:t>优化观测天区的选择；</w:t>
      </w:r>
    </w:p>
    <w:p w:rsidR="00B66F38" w:rsidRPr="00B66F38" w:rsidRDefault="00B66F38" w:rsidP="000461AE">
      <w:pPr>
        <w:pStyle w:val="CSSC2"/>
      </w:pPr>
      <w:r w:rsidRPr="00B66F38">
        <w:t>优化望远镜的机动方式，减少对</w:t>
      </w:r>
      <w:r w:rsidRPr="00B66F38">
        <w:t>CMG</w:t>
      </w:r>
      <w:r w:rsidRPr="00B66F38">
        <w:t>的消耗；</w:t>
      </w:r>
    </w:p>
    <w:p w:rsidR="00B66F38" w:rsidRPr="00B66F38" w:rsidRDefault="00B66F38" w:rsidP="000461AE">
      <w:pPr>
        <w:pStyle w:val="CSSC2"/>
        <w:rPr>
          <w:lang w:val="zh-TW"/>
        </w:rPr>
      </w:pPr>
      <w:r w:rsidRPr="00B66F38">
        <w:rPr>
          <w:lang w:val="zh-TW"/>
        </w:rPr>
        <w:t>科学目标的变动对巡天任务的影响；</w:t>
      </w:r>
    </w:p>
    <w:p w:rsidR="00B66F38" w:rsidRPr="00B66F38" w:rsidRDefault="00B66F38" w:rsidP="000461AE">
      <w:pPr>
        <w:pStyle w:val="CSSC2"/>
        <w:rPr>
          <w:lang w:val="zh-TW"/>
        </w:rPr>
      </w:pPr>
      <w:r w:rsidRPr="00B66F38">
        <w:t>设计和编写用于分析</w:t>
      </w:r>
      <w:del w:id="107" w:author="詹虎" w:date="2018-11-14T00:45:00Z">
        <w:r w:rsidRPr="00B66F38" w:rsidDel="008320B4">
          <w:delText>巡天编排</w:delText>
        </w:r>
      </w:del>
      <w:ins w:id="108" w:author="詹虎" w:date="2018-11-14T00:45:00Z">
        <w:r w:rsidR="008320B4">
          <w:t>巡天运行</w:t>
        </w:r>
      </w:ins>
      <w:r w:rsidRPr="00B66F38">
        <w:t>仿真结果的程序，制定与图像模拟模块的接口，数据格式等。</w:t>
      </w:r>
    </w:p>
    <w:p w:rsidR="004C6E0D" w:rsidRDefault="00B66F38" w:rsidP="004C6E0D">
      <w:pPr>
        <w:pStyle w:val="CSSC9"/>
      </w:pPr>
      <w:r w:rsidRPr="00B66F38">
        <w:drawing>
          <wp:inline distT="0" distB="0" distL="0" distR="0">
            <wp:extent cx="3900820" cy="1951630"/>
            <wp:effectExtent l="19050" t="0" r="4430" b="0"/>
            <wp:docPr id="4" name="sky_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sky_cover.png"/>
                    <pic:cNvPicPr>
                      <a:picLocks noChangeAspect="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479" t="21325" r="9107" b="22265"/>
                    <a:stretch>
                      <a:fillRect/>
                    </a:stretch>
                  </pic:blipFill>
                  <pic:spPr>
                    <a:xfrm>
                      <a:off x="0" y="0"/>
                      <a:ext cx="3907428" cy="1954936"/>
                    </a:xfrm>
                    <a:prstGeom prst="rect">
                      <a:avLst/>
                    </a:prstGeom>
                    <a:ln w="12700" cap="flat">
                      <a:noFill/>
                      <a:miter lim="400000"/>
                    </a:ln>
                    <a:effectLst/>
                  </pic:spPr>
                </pic:pic>
              </a:graphicData>
            </a:graphic>
          </wp:inline>
        </w:drawing>
      </w:r>
    </w:p>
    <w:p w:rsidR="00B66F38" w:rsidRPr="00B66F38" w:rsidRDefault="004C6E0D" w:rsidP="004C6E0D">
      <w:pPr>
        <w:pStyle w:val="CSSC8"/>
      </w:pPr>
      <w:r>
        <w:rPr>
          <w:rFonts w:hint="eastAsia"/>
        </w:rPr>
        <w:t>图</w:t>
      </w:r>
      <w:r>
        <w:rPr>
          <w:rFonts w:hint="eastAsia"/>
        </w:rPr>
        <w:t xml:space="preserve"> </w:t>
      </w:r>
      <w:r w:rsidR="002105E9">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2105E9">
        <w:fldChar w:fldCharType="separate"/>
      </w:r>
      <w:r w:rsidR="00377B62">
        <w:rPr>
          <w:noProof/>
        </w:rPr>
        <w:t>5</w:t>
      </w:r>
      <w:r w:rsidR="002105E9">
        <w:fldChar w:fldCharType="end"/>
      </w:r>
      <w:r>
        <w:rPr>
          <w:rFonts w:hint="eastAsia"/>
        </w:rPr>
        <w:t xml:space="preserve"> </w:t>
      </w:r>
      <w:r w:rsidRPr="00712A99">
        <w:rPr>
          <w:rFonts w:hint="eastAsia"/>
          <w:noProof/>
        </w:rPr>
        <w:t>空间站巡天运行</w:t>
      </w:r>
      <w:r w:rsidRPr="00712A99">
        <w:rPr>
          <w:rFonts w:hint="eastAsia"/>
          <w:noProof/>
        </w:rPr>
        <w:t>10</w:t>
      </w:r>
      <w:r w:rsidRPr="00712A99">
        <w:rPr>
          <w:rFonts w:hint="eastAsia"/>
          <w:noProof/>
        </w:rPr>
        <w:t>年后的天区覆盖情况（红色标记的为极深度多色巡天区域）</w:t>
      </w:r>
    </w:p>
    <w:p w:rsidR="004C6E0D" w:rsidRDefault="00B66F38" w:rsidP="004C6E0D">
      <w:pPr>
        <w:pStyle w:val="CSSC9"/>
      </w:pPr>
      <w:r w:rsidRPr="00B66F38">
        <w:lastRenderedPageBreak/>
        <w:drawing>
          <wp:inline distT="0" distB="0" distL="0" distR="0">
            <wp:extent cx="3366182" cy="4462885"/>
            <wp:effectExtent l="19050" t="0" r="5668" b="0"/>
            <wp:docPr id="5" name="area_vs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area_vs_time.png"/>
                    <pic:cNvPicPr>
                      <a:picLocks noChangeAspect="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64" b="264"/>
                    <a:stretch>
                      <a:fillRect/>
                    </a:stretch>
                  </pic:blipFill>
                  <pic:spPr>
                    <a:xfrm>
                      <a:off x="0" y="0"/>
                      <a:ext cx="3368444" cy="4465884"/>
                    </a:xfrm>
                    <a:prstGeom prst="rect">
                      <a:avLst/>
                    </a:prstGeom>
                    <a:ln w="12700" cap="flat">
                      <a:noFill/>
                      <a:miter lim="400000"/>
                    </a:ln>
                    <a:effectLst/>
                  </pic:spPr>
                </pic:pic>
              </a:graphicData>
            </a:graphic>
          </wp:inline>
        </w:drawing>
      </w:r>
    </w:p>
    <w:p w:rsidR="00B66F38" w:rsidRPr="00B66F38" w:rsidRDefault="004C6E0D" w:rsidP="004C6E0D">
      <w:pPr>
        <w:pStyle w:val="CSSC8"/>
      </w:pPr>
      <w:r>
        <w:rPr>
          <w:rFonts w:hint="eastAsia"/>
        </w:rPr>
        <w:t>图</w:t>
      </w:r>
      <w:r>
        <w:rPr>
          <w:rFonts w:hint="eastAsia"/>
        </w:rPr>
        <w:t xml:space="preserve"> </w:t>
      </w:r>
      <w:r w:rsidR="002105E9">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2105E9">
        <w:fldChar w:fldCharType="separate"/>
      </w:r>
      <w:r w:rsidR="00377B62">
        <w:rPr>
          <w:noProof/>
        </w:rPr>
        <w:t>6</w:t>
      </w:r>
      <w:r w:rsidR="002105E9">
        <w:fldChar w:fldCharType="end"/>
      </w:r>
      <w:r>
        <w:rPr>
          <w:rFonts w:hint="eastAsia"/>
        </w:rPr>
        <w:t xml:space="preserve"> </w:t>
      </w:r>
      <w:r w:rsidRPr="007656F3">
        <w:rPr>
          <w:rFonts w:hint="eastAsia"/>
          <w:noProof/>
        </w:rPr>
        <w:t>深度多色巡天（上）与极深度多色巡天（下）覆盖面积随巡天时间的增长关系。（红色表示任意波段覆盖一次，蓝色表示所有波段覆盖一次，绿色表示所有波段覆盖两次）</w:t>
      </w:r>
    </w:p>
    <w:p w:rsidR="00546C6C" w:rsidRDefault="00501664" w:rsidP="00007E7B">
      <w:pPr>
        <w:pStyle w:val="Heading2"/>
        <w:rPr>
          <w:rFonts w:hint="eastAsia"/>
        </w:rPr>
      </w:pPr>
      <w:bookmarkStart w:id="109" w:name="_Toc528572626"/>
      <w:r>
        <w:rPr>
          <w:rFonts w:hint="eastAsia"/>
        </w:rPr>
        <w:t>数据流水线分系统</w:t>
      </w:r>
    </w:p>
    <w:p w:rsidR="00501664" w:rsidRPr="000D09FC" w:rsidRDefault="00546C6C" w:rsidP="00546C6C">
      <w:pPr>
        <w:rPr>
          <w:color w:val="FF0000"/>
        </w:rPr>
      </w:pPr>
      <w:r w:rsidRPr="000D09FC">
        <w:rPr>
          <w:rFonts w:hint="eastAsia"/>
          <w:color w:val="FF0000"/>
        </w:rPr>
        <w:t>工作包、地面定标和试验、在轨定标</w:t>
      </w:r>
      <w:bookmarkEnd w:id="109"/>
    </w:p>
    <w:p w:rsidR="008B670C" w:rsidRPr="008B670C" w:rsidRDefault="008B670C" w:rsidP="008B670C">
      <w:pPr>
        <w:pStyle w:val="Heading3"/>
      </w:pPr>
      <w:bookmarkStart w:id="110" w:name="_Toc528572627"/>
      <w:r>
        <w:rPr>
          <w:rFonts w:hint="eastAsia"/>
        </w:rPr>
        <w:t>多色成像</w:t>
      </w:r>
      <w:r w:rsidRPr="008B670C">
        <w:t>图像处理</w:t>
      </w:r>
      <w:del w:id="111" w:author="詹虎" w:date="2018-11-13T23:20:00Z">
        <w:r w:rsidRPr="008B670C" w:rsidDel="00546C6C">
          <w:delText>流程</w:delText>
        </w:r>
      </w:del>
      <w:bookmarkEnd w:id="110"/>
    </w:p>
    <w:p w:rsidR="008B670C" w:rsidRPr="008B670C" w:rsidRDefault="008B670C" w:rsidP="008B670C">
      <w:pPr>
        <w:pStyle w:val="CSSC0"/>
        <w:ind w:firstLine="560"/>
      </w:pPr>
      <w:r w:rsidRPr="008B670C">
        <w:t>天文</w:t>
      </w:r>
      <w:r>
        <w:rPr>
          <w:rFonts w:hint="eastAsia"/>
        </w:rPr>
        <w:t>成像观测的</w:t>
      </w:r>
      <w:r>
        <w:t>图像</w:t>
      </w:r>
      <w:r w:rsidRPr="008B670C">
        <w:t>处理流程，一般是指将从探测器获得的原始数字图像进行修正和定标，最终生成单图、叠加图像和残差图像，然后在图像中探测天文目标源，并进行流量和形状参数测量的过程。</w:t>
      </w:r>
    </w:p>
    <w:p w:rsidR="008B670C" w:rsidRPr="008B670C" w:rsidRDefault="008B670C" w:rsidP="000D09FC">
      <w:pPr>
        <w:pStyle w:val="Heading4"/>
        <w:spacing w:before="163" w:after="163"/>
        <w:pPrChange w:id="112" w:author="詹虎" w:date="2018-11-13T23:26:00Z">
          <w:pPr>
            <w:pStyle w:val="CSSC1"/>
          </w:pPr>
        </w:pPrChange>
      </w:pPr>
      <w:r w:rsidRPr="008B670C">
        <w:t>处理流程的输入和输出数据</w:t>
      </w:r>
    </w:p>
    <w:p w:rsidR="008B670C" w:rsidRPr="008B670C" w:rsidRDefault="008B670C" w:rsidP="008B670C">
      <w:pPr>
        <w:pStyle w:val="CSSC0"/>
        <w:ind w:firstLine="560"/>
      </w:pPr>
      <w:r w:rsidRPr="008B670C">
        <w:t>完成整个流程需要的输入数据包括：</w:t>
      </w:r>
    </w:p>
    <w:p w:rsidR="008B670C" w:rsidRPr="008B670C" w:rsidRDefault="008B670C" w:rsidP="000461AE">
      <w:pPr>
        <w:pStyle w:val="CSSC2"/>
      </w:pPr>
      <w:r w:rsidRPr="008B670C">
        <w:t>从探测器（光学上一般是指</w:t>
      </w:r>
      <w:r w:rsidRPr="008B670C">
        <w:t>CCD</w:t>
      </w:r>
      <w:r w:rsidRPr="008B670C">
        <w:t>相机）获得的原始数字图像（</w:t>
      </w:r>
      <w:r w:rsidRPr="008B670C">
        <w:t>16</w:t>
      </w:r>
      <w:r w:rsidRPr="008B670C">
        <w:t>位整型），其中包括科学观测图像，定标图像（偏场和平场）；</w:t>
      </w:r>
    </w:p>
    <w:p w:rsidR="008B670C" w:rsidRPr="008B670C" w:rsidRDefault="008B670C" w:rsidP="000461AE">
      <w:pPr>
        <w:pStyle w:val="CSSC2"/>
      </w:pPr>
      <w:r w:rsidRPr="008B670C">
        <w:t>已释放的参考星表数据库，包括整个天空完整的已知天体位置和流量信息（例如斯隆数字化巡天和盖亚数据库等）。</w:t>
      </w:r>
    </w:p>
    <w:p w:rsidR="008B670C" w:rsidRPr="008B670C" w:rsidRDefault="008B670C" w:rsidP="000461AE">
      <w:pPr>
        <w:pStyle w:val="CSSC2"/>
      </w:pPr>
      <w:r w:rsidRPr="008B670C">
        <w:lastRenderedPageBreak/>
        <w:t>经过整个流程后，输出的数据包括：</w:t>
      </w:r>
    </w:p>
    <w:p w:rsidR="008B670C" w:rsidRPr="008B670C" w:rsidRDefault="008B670C" w:rsidP="000461AE">
      <w:pPr>
        <w:pStyle w:val="CSSC2"/>
      </w:pPr>
      <w:r w:rsidRPr="008B670C">
        <w:t>修正并定标后的科学图像，其中包括每个像元的流量、权重和</w:t>
      </w:r>
      <w:r w:rsidRPr="008B670C">
        <w:t>mask</w:t>
      </w:r>
      <w:r w:rsidRPr="008B670C">
        <w:t>，图像的世界坐标框架系统（</w:t>
      </w:r>
      <w:r w:rsidRPr="008B670C">
        <w:t>World Coordinate System</w:t>
      </w:r>
      <w:r w:rsidRPr="008B670C">
        <w:t>；</w:t>
      </w:r>
      <w:r w:rsidRPr="008B670C">
        <w:t>WCS</w:t>
      </w:r>
      <w:r w:rsidRPr="008B670C">
        <w:t>），流量定标参数，天光背景信息等。如有需要，还包括多次重复观测后的叠加图像或者为寻找变化天体进行图像相减后的残差图像。</w:t>
      </w:r>
    </w:p>
    <w:p w:rsidR="008B670C" w:rsidRPr="008B670C" w:rsidRDefault="008B670C" w:rsidP="000461AE">
      <w:pPr>
        <w:pStyle w:val="CSSC2"/>
      </w:pPr>
      <w:r w:rsidRPr="008B670C">
        <w:t>在修正后的科学图像上进行的天体探测和测量，并形成包括天体位置，流量，形态，分类等信息的星表。</w:t>
      </w:r>
    </w:p>
    <w:p w:rsidR="008B670C" w:rsidRPr="008B670C" w:rsidRDefault="008B670C" w:rsidP="000461AE">
      <w:pPr>
        <w:pStyle w:val="CSSC2"/>
      </w:pPr>
      <w:r w:rsidRPr="008B670C">
        <w:t>将图像和星表以及图像获得时候的望远镜和探测器信息进行归档分类以方便检索的数据库系统。</w:t>
      </w:r>
    </w:p>
    <w:p w:rsidR="008B670C" w:rsidRPr="008B670C" w:rsidRDefault="008B670C" w:rsidP="000D09FC">
      <w:pPr>
        <w:pStyle w:val="Heading4"/>
        <w:spacing w:before="163" w:after="163"/>
        <w:pPrChange w:id="113" w:author="詹虎" w:date="2018-11-13T23:26:00Z">
          <w:pPr>
            <w:pStyle w:val="CSSC1"/>
          </w:pPr>
        </w:pPrChange>
      </w:pPr>
      <w:r w:rsidRPr="008B670C">
        <w:t>处理流程简介</w:t>
      </w:r>
    </w:p>
    <w:p w:rsidR="008B670C" w:rsidRPr="008B670C" w:rsidRDefault="008B670C" w:rsidP="008B670C">
      <w:pPr>
        <w:pStyle w:val="CSSC0"/>
        <w:ind w:firstLine="560"/>
      </w:pPr>
      <w:r w:rsidRPr="008B670C">
        <w:t>天文测光图像的处理流程可以分为以下几个基本部分：</w:t>
      </w:r>
    </w:p>
    <w:p w:rsidR="00FF672F" w:rsidRDefault="00FF672F" w:rsidP="000461AE">
      <w:pPr>
        <w:pStyle w:val="CSSC2"/>
      </w:pPr>
      <w:r>
        <w:rPr>
          <w:rFonts w:hint="eastAsia"/>
        </w:rPr>
        <w:t>仪器效应改正</w:t>
      </w:r>
    </w:p>
    <w:p w:rsidR="008B670C" w:rsidRPr="008B670C" w:rsidRDefault="008B670C" w:rsidP="00FF672F">
      <w:pPr>
        <w:pStyle w:val="CSSC0"/>
        <w:ind w:firstLine="560"/>
      </w:pPr>
      <w:r w:rsidRPr="008B670C">
        <w:t>此过程主要负责改正望远镜和探测器所造成的图像数据不均匀性。因为探测器的各个像元不可能完全一致，同样数量的光子在不同像元上产生的计数有差异，加上望远镜和探测器的不同结构也会对图像的某些部分产生影响，所以需要进行探测器修正。主要包括以下几步：</w:t>
      </w:r>
    </w:p>
    <w:p w:rsidR="008B670C" w:rsidRPr="008B670C" w:rsidRDefault="008B670C" w:rsidP="000461AE">
      <w:pPr>
        <w:pStyle w:val="CSSC3"/>
      </w:pPr>
      <w:r w:rsidRPr="008B670C">
        <w:t>Cross-talk</w:t>
      </w:r>
      <w:r w:rsidRPr="008B670C">
        <w:t>修正：探测器一般都是采用多片拼接技术，加上为了加快读出速度，采用多通道读出。不同通道之间在读出时候会产生不同程度的干扰，表现为某一通道的数据会在其它通道的相同位置产生计数。这个比例一般低于万分之一，但对于某些饱和星（计数大于</w:t>
      </w:r>
      <w:r w:rsidRPr="008B670C">
        <w:t>6</w:t>
      </w:r>
      <w:r w:rsidRPr="008B670C">
        <w:t>万），就会产生不可忽略的干扰。通过计算可以准确获得干扰系数，对图像进行修正。</w:t>
      </w:r>
    </w:p>
    <w:p w:rsidR="008B670C" w:rsidRPr="008B670C" w:rsidRDefault="008B670C" w:rsidP="000461AE">
      <w:pPr>
        <w:pStyle w:val="CSSC3"/>
      </w:pPr>
      <w:proofErr w:type="spellStart"/>
      <w:r w:rsidRPr="008B670C">
        <w:t>Overscan</w:t>
      </w:r>
      <w:proofErr w:type="spellEnd"/>
      <w:r w:rsidRPr="008B670C">
        <w:t>修正：利用探测器边缘区域的数行或者数列，生成二维的探测器本底，并从所有图像中减去该本底。该区域不参加曝光，与图像同时采集，但因为是利用有限几行像元进行二维估计，故此需要结合本底修正一起，进行更准确的改正。</w:t>
      </w:r>
    </w:p>
    <w:p w:rsidR="008B670C" w:rsidRPr="008B670C" w:rsidRDefault="008B670C" w:rsidP="000461AE">
      <w:pPr>
        <w:pStyle w:val="CSSC3"/>
      </w:pPr>
      <w:r w:rsidRPr="008B670C">
        <w:t>本底修正：每个观测周期前后，望远镜进行</w:t>
      </w:r>
      <w:r w:rsidRPr="008B670C">
        <w:t>5-10</w:t>
      </w:r>
      <w:r w:rsidRPr="008B670C">
        <w:t>次</w:t>
      </w:r>
      <w:r w:rsidRPr="008B670C">
        <w:t>0</w:t>
      </w:r>
      <w:r w:rsidRPr="008B670C">
        <w:t>秒曝光拍摄，通过平均或者取中值计算，获得本底图像，并从该观测周期的所有观测图像中扣除该本底图像。</w:t>
      </w:r>
    </w:p>
    <w:p w:rsidR="008B670C" w:rsidRPr="008B670C" w:rsidRDefault="008B670C" w:rsidP="000461AE">
      <w:pPr>
        <w:pStyle w:val="CSSC3"/>
      </w:pPr>
      <w:r w:rsidRPr="008B670C">
        <w:t>线性修正：探测器的各个像元在计数值较低或者较高时候，常</w:t>
      </w:r>
      <w:r w:rsidRPr="008B670C">
        <w:lastRenderedPageBreak/>
        <w:t>常存在偏离线性的情况，这对于暗弱天体的测量影响较大。通过不同曝光时间的平场图像，可以计算偏离度，并对所有图像进行修正。</w:t>
      </w:r>
    </w:p>
    <w:p w:rsidR="008B670C" w:rsidRPr="000D09FC" w:rsidRDefault="008B670C" w:rsidP="000461AE">
      <w:pPr>
        <w:pStyle w:val="CSSC3"/>
        <w:rPr>
          <w:color w:val="FF0000"/>
          <w:rPrChange w:id="114" w:author="詹虎" w:date="2018-11-13T23:30:00Z">
            <w:rPr/>
          </w:rPrChange>
        </w:rPr>
      </w:pPr>
      <w:r w:rsidRPr="008B670C">
        <w:t>平场修正：利用</w:t>
      </w:r>
      <w:del w:id="115" w:author="詹虎" w:date="2018-11-13T23:28:00Z">
        <w:r w:rsidRPr="008B670C" w:rsidDel="000D09FC">
          <w:rPr>
            <w:rFonts w:hint="eastAsia"/>
          </w:rPr>
          <w:delText>人造</w:delText>
        </w:r>
      </w:del>
      <w:ins w:id="116" w:author="詹虎" w:date="2018-11-13T23:28:00Z">
        <w:r w:rsidR="000D09FC">
          <w:rPr>
            <w:rFonts w:hint="eastAsia"/>
          </w:rPr>
          <w:t>均匀面光源</w:t>
        </w:r>
      </w:ins>
      <w:del w:id="117" w:author="詹虎" w:date="2018-11-13T23:27:00Z">
        <w:r w:rsidRPr="008B670C" w:rsidDel="000D09FC">
          <w:rPr>
            <w:rFonts w:hint="eastAsia"/>
          </w:rPr>
          <w:delText>平行入射光</w:delText>
        </w:r>
      </w:del>
      <w:r w:rsidRPr="008B670C">
        <w:t>获得探测器各像元对光子的响应系数，并进行修正。</w:t>
      </w:r>
      <w:ins w:id="118" w:author="詹虎" w:date="2018-11-13T23:28:00Z">
        <w:r w:rsidR="000D09FC">
          <w:rPr>
            <w:rFonts w:hint="eastAsia"/>
          </w:rPr>
          <w:t>地基观测中常使用</w:t>
        </w:r>
      </w:ins>
      <w:del w:id="119" w:author="詹虎" w:date="2018-11-13T23:28:00Z">
        <w:r w:rsidRPr="008B670C" w:rsidDel="000D09FC">
          <w:delText>包括</w:delText>
        </w:r>
      </w:del>
      <w:r w:rsidRPr="008B670C">
        <w:t>圆顶平场和天光平场。每个观测周期前后，望远镜进行</w:t>
      </w:r>
      <w:r w:rsidRPr="008B670C">
        <w:t>5-10</w:t>
      </w:r>
      <w:r w:rsidRPr="008B670C">
        <w:t>次短时间曝光，保证每次曝光的探测器计数在</w:t>
      </w:r>
      <w:r w:rsidRPr="008B670C">
        <w:t>1</w:t>
      </w:r>
      <w:r w:rsidRPr="008B670C">
        <w:t>万以上，通过归一化并平均后，获得</w:t>
      </w:r>
      <w:del w:id="120" w:author="詹虎" w:date="2018-11-13T23:29:00Z">
        <w:r w:rsidRPr="008B670C" w:rsidDel="000D09FC">
          <w:delText>圆顶</w:delText>
        </w:r>
      </w:del>
      <w:r w:rsidRPr="008B670C">
        <w:t>平场图像。</w:t>
      </w:r>
      <w:del w:id="121" w:author="詹虎" w:date="2018-11-13T23:29:00Z">
        <w:r w:rsidRPr="008B670C" w:rsidDel="000D09FC">
          <w:delText>形成圆顶平场的</w:delText>
        </w:r>
      </w:del>
      <w:r w:rsidRPr="008B670C">
        <w:t>人造</w:t>
      </w:r>
      <w:del w:id="122" w:author="詹虎" w:date="2018-11-13T23:29:00Z">
        <w:r w:rsidRPr="008B670C" w:rsidDel="000D09FC">
          <w:rPr>
            <w:rFonts w:hint="eastAsia"/>
          </w:rPr>
          <w:delText>平行光</w:delText>
        </w:r>
      </w:del>
      <w:ins w:id="123" w:author="詹虎" w:date="2018-11-13T23:29:00Z">
        <w:r w:rsidR="000D09FC">
          <w:rPr>
            <w:rFonts w:hint="eastAsia"/>
          </w:rPr>
          <w:t>平场</w:t>
        </w:r>
      </w:ins>
      <w:r w:rsidRPr="008B670C">
        <w:t>与真实来源于无穷远的星光还是不完全一致，尤其在大视场探测器的边角部分差异较大</w:t>
      </w:r>
      <w:del w:id="124" w:author="詹虎" w:date="2018-11-13T23:29:00Z">
        <w:r w:rsidRPr="008B670C" w:rsidDel="000D09FC">
          <w:rPr>
            <w:rFonts w:hint="eastAsia"/>
          </w:rPr>
          <w:delText>。</w:delText>
        </w:r>
      </w:del>
      <w:ins w:id="125" w:author="詹虎" w:date="2018-11-13T23:29:00Z">
        <w:r w:rsidR="000D09FC">
          <w:rPr>
            <w:rFonts w:hint="eastAsia"/>
          </w:rPr>
          <w:t>，</w:t>
        </w:r>
      </w:ins>
      <w:r w:rsidRPr="008B670C">
        <w:t>因此</w:t>
      </w:r>
      <w:ins w:id="126" w:author="詹虎" w:date="2018-11-13T23:29:00Z">
        <w:r w:rsidR="000D09FC">
          <w:rPr>
            <w:rFonts w:hint="eastAsia"/>
          </w:rPr>
          <w:t>须</w:t>
        </w:r>
      </w:ins>
      <w:r w:rsidRPr="008B670C">
        <w:t>利用</w:t>
      </w:r>
      <w:del w:id="127" w:author="詹虎" w:date="2018-11-13T23:30:00Z">
        <w:r w:rsidRPr="008B670C" w:rsidDel="000D09FC">
          <w:delText>该观测周期的</w:delText>
        </w:r>
      </w:del>
      <w:r w:rsidRPr="008B670C">
        <w:t>科学观测图像合成超级天光平场，结合高信噪比的</w:t>
      </w:r>
      <w:del w:id="128" w:author="詹虎" w:date="2018-11-13T23:30:00Z">
        <w:r w:rsidRPr="008B670C" w:rsidDel="000D09FC">
          <w:rPr>
            <w:rFonts w:hint="eastAsia"/>
          </w:rPr>
          <w:delText>圆顶</w:delText>
        </w:r>
      </w:del>
      <w:ins w:id="129" w:author="詹虎" w:date="2018-11-13T23:30:00Z">
        <w:r w:rsidR="000D09FC">
          <w:rPr>
            <w:rFonts w:hint="eastAsia"/>
          </w:rPr>
          <w:t>内部</w:t>
        </w:r>
      </w:ins>
      <w:r w:rsidRPr="008B670C">
        <w:t>平场，可以获得准确的平场图像，并对科学图像进行修正。</w:t>
      </w:r>
      <w:ins w:id="130" w:author="詹虎" w:date="2018-11-13T23:30:00Z">
        <w:r w:rsidR="000D09FC" w:rsidRPr="000D09FC">
          <w:rPr>
            <w:rFonts w:hint="eastAsia"/>
            <w:color w:val="FF0000"/>
            <w:rPrChange w:id="131" w:author="詹虎" w:date="2018-11-13T23:30:00Z">
              <w:rPr>
                <w:rFonts w:hint="eastAsia"/>
              </w:rPr>
            </w:rPrChange>
          </w:rPr>
          <w:t>[</w:t>
        </w:r>
        <w:r w:rsidR="000D09FC" w:rsidRPr="000D09FC">
          <w:rPr>
            <w:rFonts w:hint="eastAsia"/>
            <w:color w:val="FF0000"/>
            <w:rPrChange w:id="132" w:author="詹虎" w:date="2018-11-13T23:30:00Z">
              <w:rPr>
                <w:rFonts w:hint="eastAsia"/>
              </w:rPr>
            </w:rPrChange>
          </w:rPr>
          <w:t>根据</w:t>
        </w:r>
        <w:r w:rsidR="000D09FC">
          <w:rPr>
            <w:rFonts w:hint="eastAsia"/>
            <w:color w:val="FF0000"/>
          </w:rPr>
          <w:t>巡天相机</w:t>
        </w:r>
      </w:ins>
      <w:ins w:id="133" w:author="詹虎" w:date="2018-11-13T23:31:00Z">
        <w:r w:rsidR="000D09FC">
          <w:rPr>
            <w:rFonts w:hint="eastAsia"/>
            <w:color w:val="FF0000"/>
          </w:rPr>
          <w:t>方案修改</w:t>
        </w:r>
      </w:ins>
      <w:ins w:id="134" w:author="詹虎" w:date="2018-11-13T23:30:00Z">
        <w:r w:rsidR="000D09FC" w:rsidRPr="000D09FC">
          <w:rPr>
            <w:rFonts w:hint="eastAsia"/>
            <w:color w:val="FF0000"/>
            <w:rPrChange w:id="135" w:author="詹虎" w:date="2018-11-13T23:30:00Z">
              <w:rPr>
                <w:rFonts w:hint="eastAsia"/>
              </w:rPr>
            </w:rPrChange>
          </w:rPr>
          <w:t>]</w:t>
        </w:r>
      </w:ins>
    </w:p>
    <w:p w:rsidR="008B670C" w:rsidRPr="008B670C" w:rsidRDefault="008B670C" w:rsidP="000461AE">
      <w:pPr>
        <w:pStyle w:val="CSSC3"/>
      </w:pPr>
      <w:r w:rsidRPr="008B670C">
        <w:t>坏像源标定：探测器上的数千万个像元中，总会有少量像元不合格。通过平场图像，可以找到并在</w:t>
      </w:r>
      <w:r w:rsidRPr="008B670C">
        <w:t>mask</w:t>
      </w:r>
      <w:r w:rsidRPr="008B670C">
        <w:t>图像中标注该像元。在后续的测光过程中可以屏蔽这些坏像源。此外，饱和亮星会对周围的部分像元产生影响，需要通过特殊算法探测到这些饱和像元并进行标定。</w:t>
      </w:r>
    </w:p>
    <w:p w:rsidR="008B670C" w:rsidRPr="008B670C" w:rsidRDefault="008B670C" w:rsidP="000461AE">
      <w:pPr>
        <w:pStyle w:val="CSSC3"/>
      </w:pPr>
      <w:r w:rsidRPr="008B670C">
        <w:t>条纹修正：探测器在一些波长范围可能会产生干扰条纹。通过拟合或者低通滤波，可以获得条纹的结构，并在图像中进行扣除。</w:t>
      </w:r>
    </w:p>
    <w:p w:rsidR="008B670C" w:rsidRPr="008B670C" w:rsidRDefault="008B670C" w:rsidP="000461AE">
      <w:pPr>
        <w:pStyle w:val="CSSC3"/>
      </w:pPr>
      <w:r w:rsidRPr="008B670C">
        <w:t>鬼像修正：望远镜和探测器结构可能会在观测图像上的固定位置产生不同形状的鬼像。利用大量观测图像，可以获得鬼像的结构，并从图像中进行扣除。</w:t>
      </w:r>
    </w:p>
    <w:p w:rsidR="008B670C" w:rsidRPr="008B670C" w:rsidRDefault="008B670C" w:rsidP="000461AE">
      <w:pPr>
        <w:pStyle w:val="CSSC3"/>
      </w:pPr>
      <w:r w:rsidRPr="008B670C">
        <w:t>宇宙线修正：探测器对高能量的宇宙线较为敏感，尤其是放置于空间的探测器，缺少地球大气层的保护，会出现大量宇宙线痕迹。传统上使用拉普拉斯算法可以有效探测宇宙线并使用周围像元流量进行拟合填充，并在</w:t>
      </w:r>
      <w:r w:rsidRPr="008B670C">
        <w:t>mask</w:t>
      </w:r>
      <w:r w:rsidRPr="008B670C">
        <w:t>图像中标注宇宙线。对于放置于空间的探测器，可能需要根据仪器具体情况，开发更加适合的新算法来完成宇宙线修正。</w:t>
      </w:r>
    </w:p>
    <w:p w:rsidR="008B670C" w:rsidRPr="00CA4A89" w:rsidRDefault="00F608EB" w:rsidP="000461AE">
      <w:pPr>
        <w:pStyle w:val="CSSC2"/>
      </w:pPr>
      <w:r w:rsidRPr="00CA4A89">
        <w:rPr>
          <w:rFonts w:hint="eastAsia"/>
        </w:rPr>
        <w:t>天测</w:t>
      </w:r>
      <w:r w:rsidR="008B670C" w:rsidRPr="00CA4A89">
        <w:t>定标</w:t>
      </w:r>
    </w:p>
    <w:p w:rsidR="008B670C" w:rsidRPr="008B670C" w:rsidRDefault="00F608EB" w:rsidP="00FF672F">
      <w:pPr>
        <w:pStyle w:val="CSSC0"/>
        <w:ind w:firstLine="560"/>
      </w:pPr>
      <w:del w:id="136" w:author="詹虎" w:date="2018-11-13T23:32:00Z">
        <w:r w:rsidRPr="008B670C" w:rsidDel="00255B6D">
          <w:delText>在</w:delText>
        </w:r>
        <w:r w:rsidRPr="008B670C" w:rsidDel="00255B6D">
          <w:rPr>
            <w:rFonts w:hint="eastAsia"/>
          </w:rPr>
          <w:delText>CSST</w:delText>
        </w:r>
      </w:del>
      <w:ins w:id="137" w:author="詹虎" w:date="2018-11-13T23:32:00Z">
        <w:r w:rsidR="00255B6D">
          <w:t>空间站光学</w:t>
        </w:r>
      </w:ins>
      <w:r w:rsidRPr="008B670C">
        <w:t>巡天开始</w:t>
      </w:r>
      <w:ins w:id="138" w:author="詹虎" w:date="2018-11-13T23:32:00Z">
        <w:r w:rsidR="00255B6D">
          <w:rPr>
            <w:rFonts w:hint="eastAsia"/>
          </w:rPr>
          <w:t>运行</w:t>
        </w:r>
      </w:ins>
      <w:del w:id="139" w:author="詹虎" w:date="2018-11-13T23:32:00Z">
        <w:r w:rsidRPr="008B670C" w:rsidDel="00255B6D">
          <w:delText>的</w:delText>
        </w:r>
      </w:del>
      <w:r w:rsidRPr="008B670C">
        <w:t>时</w:t>
      </w:r>
      <w:del w:id="140" w:author="詹虎" w:date="2018-11-13T23:32:00Z">
        <w:r w:rsidRPr="008B670C" w:rsidDel="00255B6D">
          <w:delText>候</w:delText>
        </w:r>
      </w:del>
      <w:r w:rsidRPr="008B670C">
        <w:t>，预期</w:t>
      </w:r>
      <w:r w:rsidRPr="008B670C">
        <w:t>G</w:t>
      </w:r>
      <w:del w:id="141" w:author="詹虎" w:date="2018-11-13T23:38:00Z">
        <w:r w:rsidRPr="008B670C" w:rsidDel="00E16234">
          <w:rPr>
            <w:rFonts w:hint="eastAsia"/>
          </w:rPr>
          <w:delText>aia</w:delText>
        </w:r>
      </w:del>
      <w:ins w:id="142" w:author="詹虎" w:date="2018-11-13T23:38:00Z">
        <w:r w:rsidR="00E16234">
          <w:rPr>
            <w:rFonts w:hint="eastAsia"/>
          </w:rPr>
          <w:t>AIA</w:t>
        </w:r>
      </w:ins>
      <w:r w:rsidRPr="008B670C">
        <w:t>巡天</w:t>
      </w:r>
      <w:r w:rsidRPr="008B670C">
        <w:t>DR5</w:t>
      </w:r>
      <w:r w:rsidRPr="008B670C">
        <w:t>数据已向全世界</w:t>
      </w:r>
      <w:r w:rsidRPr="008B670C">
        <w:lastRenderedPageBreak/>
        <w:t>公开释放。</w:t>
      </w:r>
      <w:r w:rsidRPr="008B670C">
        <w:t>G</w:t>
      </w:r>
      <w:del w:id="143" w:author="詹虎" w:date="2018-11-13T23:39:00Z">
        <w:r w:rsidRPr="008B670C" w:rsidDel="00E16234">
          <w:rPr>
            <w:rFonts w:hint="eastAsia"/>
          </w:rPr>
          <w:delText>aia</w:delText>
        </w:r>
      </w:del>
      <w:ins w:id="144" w:author="詹虎" w:date="2018-11-13T23:39:00Z">
        <w:r w:rsidR="00E16234">
          <w:rPr>
            <w:rFonts w:hint="eastAsia"/>
          </w:rPr>
          <w:t xml:space="preserve">AIA </w:t>
        </w:r>
      </w:ins>
      <w:del w:id="145" w:author="詹虎" w:date="2018-11-13T23:39:00Z">
        <w:r w:rsidRPr="008B670C" w:rsidDel="00E16234">
          <w:delText>/</w:delText>
        </w:r>
      </w:del>
      <w:r w:rsidRPr="008B670C">
        <w:t>DR5</w:t>
      </w:r>
      <w:r w:rsidRPr="008B670C">
        <w:t>将包含全天</w:t>
      </w:r>
      <w:r w:rsidRPr="008B670C">
        <w:t>10</w:t>
      </w:r>
      <w:r w:rsidRPr="008B670C">
        <w:t>亿颗暗至</w:t>
      </w:r>
      <w:r w:rsidRPr="008B670C">
        <w:t>21</w:t>
      </w:r>
      <w:r w:rsidRPr="008B670C">
        <w:t>等恒星的最精确位置和自行信息。</w:t>
      </w:r>
      <w:del w:id="146" w:author="詹虎" w:date="2018-11-13T23:38:00Z">
        <w:r w:rsidRPr="008B670C" w:rsidDel="00E16234">
          <w:rPr>
            <w:rFonts w:hint="eastAsia"/>
          </w:rPr>
          <w:delText>因此，</w:delText>
        </w:r>
      </w:del>
      <w:del w:id="147" w:author="詹虎" w:date="2018-11-13T23:32:00Z">
        <w:r w:rsidRPr="008B670C" w:rsidDel="00255B6D">
          <w:rPr>
            <w:rFonts w:hint="eastAsia"/>
          </w:rPr>
          <w:delText>CSST</w:delText>
        </w:r>
      </w:del>
      <w:del w:id="148" w:author="詹虎" w:date="2018-11-13T23:38:00Z">
        <w:r w:rsidRPr="008B670C" w:rsidDel="00E16234">
          <w:rPr>
            <w:rFonts w:hint="eastAsia"/>
          </w:rPr>
          <w:delText>巡天图像的天文定位将以</w:delText>
        </w:r>
        <w:r w:rsidRPr="008B670C" w:rsidDel="00E16234">
          <w:rPr>
            <w:rFonts w:hint="eastAsia"/>
          </w:rPr>
          <w:delText>Gaia/DR5</w:delText>
        </w:r>
        <w:r w:rsidRPr="008B670C" w:rsidDel="00E16234">
          <w:rPr>
            <w:rFonts w:hint="eastAsia"/>
          </w:rPr>
          <w:delText>为基础，天文定位定标精度可与</w:delText>
        </w:r>
        <w:r w:rsidRPr="008B670C" w:rsidDel="00E16234">
          <w:rPr>
            <w:rFonts w:hint="eastAsia"/>
          </w:rPr>
          <w:delText>Gaia</w:delText>
        </w:r>
        <w:r w:rsidRPr="008B670C" w:rsidDel="00E16234">
          <w:rPr>
            <w:rFonts w:hint="eastAsia"/>
          </w:rPr>
          <w:delText>相当。</w:delText>
        </w:r>
      </w:del>
      <w:del w:id="149" w:author="詹虎" w:date="2018-11-13T23:39:00Z">
        <w:r w:rsidR="00E16234" w:rsidRPr="008B670C" w:rsidDel="00E16234">
          <w:rPr>
            <w:rFonts w:hint="eastAsia"/>
          </w:rPr>
          <w:delText>利用</w:delText>
        </w:r>
      </w:del>
      <w:ins w:id="150" w:author="詹虎" w:date="2018-11-13T23:39:00Z">
        <w:r w:rsidR="00E16234">
          <w:rPr>
            <w:rFonts w:hint="eastAsia"/>
          </w:rPr>
          <w:t>将</w:t>
        </w:r>
      </w:ins>
      <w:del w:id="151" w:author="詹虎" w:date="2018-11-13T23:38:00Z">
        <w:r w:rsidR="008B670C" w:rsidRPr="008B670C" w:rsidDel="00E16234">
          <w:delText>已有的覆盖整个天空的天测星表（如</w:delText>
        </w:r>
      </w:del>
      <w:r w:rsidR="008B670C" w:rsidRPr="008B670C">
        <w:t>GAIA</w:t>
      </w:r>
      <w:del w:id="152" w:author="詹虎" w:date="2018-11-13T23:38:00Z">
        <w:r w:rsidR="008B670C" w:rsidRPr="008B670C" w:rsidDel="00E16234">
          <w:delText xml:space="preserve"> DR2</w:delText>
        </w:r>
      </w:del>
      <w:r w:rsidR="008B670C" w:rsidRPr="008B670C">
        <w:t>星表</w:t>
      </w:r>
      <w:del w:id="153" w:author="詹虎" w:date="2018-11-13T23:39:00Z">
        <w:r w:rsidR="008B670C" w:rsidRPr="008B670C" w:rsidDel="00E16234">
          <w:rPr>
            <w:rFonts w:hint="eastAsia"/>
          </w:rPr>
          <w:delText>）</w:delText>
        </w:r>
      </w:del>
      <w:del w:id="154" w:author="詹虎" w:date="2018-11-13T23:40:00Z">
        <w:r w:rsidR="00E16234" w:rsidRPr="008B670C" w:rsidDel="00E16234">
          <w:rPr>
            <w:rFonts w:hint="eastAsia"/>
          </w:rPr>
          <w:delText>和</w:delText>
        </w:r>
      </w:del>
      <w:ins w:id="155" w:author="詹虎" w:date="2018-11-13T23:40:00Z">
        <w:r w:rsidR="00E16234">
          <w:rPr>
            <w:rFonts w:hint="eastAsia"/>
          </w:rPr>
          <w:t>与</w:t>
        </w:r>
      </w:ins>
      <w:del w:id="156" w:author="詹虎" w:date="2018-11-13T23:39:00Z">
        <w:r w:rsidR="008B670C" w:rsidRPr="008B670C" w:rsidDel="00E16234">
          <w:delText>通过测光软件获得的</w:delText>
        </w:r>
      </w:del>
      <w:r w:rsidR="008B670C" w:rsidRPr="008B670C">
        <w:t>观测图像测光星表中各个天体的中心位置坐标</w:t>
      </w:r>
      <w:ins w:id="157" w:author="詹虎" w:date="2018-11-13T23:40:00Z">
        <w:r w:rsidR="00E16234">
          <w:rPr>
            <w:rFonts w:hint="eastAsia"/>
          </w:rPr>
          <w:t>进行匹配</w:t>
        </w:r>
      </w:ins>
      <w:r w:rsidR="008B670C" w:rsidRPr="008B670C">
        <w:t>，计算图像的世界坐标框架系统（</w:t>
      </w:r>
      <w:r w:rsidR="008B670C" w:rsidRPr="008B670C">
        <w:t>WCS</w:t>
      </w:r>
      <w:r w:rsidR="008B670C" w:rsidRPr="008B670C">
        <w:t>）。完成坐标框架定标后，就可以通过</w:t>
      </w:r>
      <w:r w:rsidR="008B670C" w:rsidRPr="008B670C">
        <w:t>WCS</w:t>
      </w:r>
      <w:r w:rsidR="008B670C" w:rsidRPr="008B670C">
        <w:t>的关键字信息，直接将像素坐标转换到天球坐标信息。高精度的坐标框架定标可以为计算天体的准确位置以及自行提供很大的帮助。大视场探测器成像的坐标框架定标存在一些问题：一是图像畸变较大。通过提高拟合的阶数（大于</w:t>
      </w:r>
      <w:r w:rsidR="008B670C" w:rsidRPr="008B670C">
        <w:t>4</w:t>
      </w:r>
      <w:r w:rsidR="008B670C" w:rsidRPr="008B670C">
        <w:t>阶）可以得到较好的解决。二是电子转移效率问题（</w:t>
      </w:r>
      <w:r w:rsidR="008B670C" w:rsidRPr="008B670C">
        <w:t>Charge Transfer Efficiency</w:t>
      </w:r>
      <w:r w:rsidR="008B670C" w:rsidRPr="008B670C">
        <w:t>；</w:t>
      </w:r>
      <w:r w:rsidR="008B670C" w:rsidRPr="008B670C">
        <w:t>CTE</w:t>
      </w:r>
      <w:r w:rsidR="008B670C" w:rsidRPr="008B670C">
        <w:t>）导致探测器中间与边缘位置的星象中心产生偏差。利用参考位置和测量位置残差值迭代法得到</w:t>
      </w:r>
      <w:r w:rsidR="008B670C" w:rsidRPr="008B670C">
        <w:t>CTE</w:t>
      </w:r>
      <w:r w:rsidR="008B670C" w:rsidRPr="008B670C">
        <w:t>对于不同星等和位置的影响，并加以修正，最终消除</w:t>
      </w:r>
      <w:r w:rsidR="008B670C" w:rsidRPr="008B670C">
        <w:t>CTE</w:t>
      </w:r>
      <w:r w:rsidR="008B670C" w:rsidRPr="008B670C">
        <w:t>对于天测的影响。</w:t>
      </w:r>
    </w:p>
    <w:p w:rsidR="00F608EB" w:rsidRPr="00CA4A89" w:rsidRDefault="00F608EB" w:rsidP="000461AE">
      <w:pPr>
        <w:pStyle w:val="CSSC2"/>
      </w:pPr>
      <w:r w:rsidRPr="00CA4A89">
        <w:t>流量定标</w:t>
      </w:r>
    </w:p>
    <w:p w:rsidR="00E16234" w:rsidRPr="00E16234" w:rsidRDefault="00E16234" w:rsidP="00CA4A89">
      <w:pPr>
        <w:pStyle w:val="CSSC0"/>
        <w:ind w:firstLine="560"/>
        <w:rPr>
          <w:rFonts w:hint="eastAsia"/>
          <w:color w:val="FF0000"/>
        </w:rPr>
      </w:pPr>
      <w:r w:rsidRPr="00E16234">
        <w:rPr>
          <w:rFonts w:hint="eastAsia"/>
          <w:color w:val="FF0000"/>
        </w:rPr>
        <w:t>[</w:t>
      </w:r>
      <w:r w:rsidR="00E2737F">
        <w:rPr>
          <w:rFonts w:hint="eastAsia"/>
          <w:color w:val="FF0000"/>
        </w:rPr>
        <w:t>[</w:t>
      </w:r>
      <w:r w:rsidRPr="00E16234">
        <w:rPr>
          <w:rFonts w:hint="eastAsia"/>
          <w:color w:val="FF0000"/>
        </w:rPr>
        <w:t>请苑海波整理：分为绝对定标（外部定标、标准星定标）和相对定标</w:t>
      </w:r>
      <w:r w:rsidR="00E2737F">
        <w:rPr>
          <w:rFonts w:hint="eastAsia"/>
          <w:color w:val="FF0000"/>
        </w:rPr>
        <w:t>]</w:t>
      </w:r>
      <w:r w:rsidRPr="00E16234">
        <w:rPr>
          <w:rFonts w:hint="eastAsia"/>
          <w:color w:val="FF0000"/>
        </w:rPr>
        <w:t>]</w:t>
      </w:r>
    </w:p>
    <w:p w:rsidR="008B670C" w:rsidRPr="008B670C" w:rsidRDefault="008B670C" w:rsidP="00CA4A89">
      <w:pPr>
        <w:pStyle w:val="CSSC0"/>
        <w:ind w:firstLine="560"/>
      </w:pPr>
      <w:r w:rsidRPr="008B670C">
        <w:t>流量定标主要有两种方法：外部定标和内部定标。主要以外部定标方法为主，内部定标进行配合和辅助。用测光软件对图像进行初步孔径测光得到仪器星等测光星表，然后与参考星表进行交叉，通过星表星等比较得到测光零点（</w:t>
      </w:r>
      <w:r w:rsidRPr="008B670C">
        <w:t>zero point</w:t>
      </w:r>
      <w:r w:rsidRPr="008B670C">
        <w:t>）。内部定标是利用同一批天体在不同观测图像的相互交叠区域上的星等或流量的比较来对临近区域曝光图像进行流量定标和零点矫正，从而使整个巡天天区内的流量定标区域一致。通过此方法可使定标精度比外部定标提高一个量级。巡天使用的滤光片系统与传统系统在透过率、中心波长等方面可能存在差异，会导致二者的星等差随颜色项的变化发生改变，从而导致定标零点的误差和弥散增大，因此还需要进行颜色项改正。</w:t>
      </w:r>
    </w:p>
    <w:p w:rsidR="008B670C" w:rsidRPr="008B670C" w:rsidRDefault="008B670C" w:rsidP="008B670C">
      <w:pPr>
        <w:pStyle w:val="CSSC0"/>
        <w:ind w:firstLine="560"/>
      </w:pPr>
      <w:r w:rsidRPr="008B670C">
        <w:t>对目前的大视场巡天来讲，主要的流量定标方法有</w:t>
      </w:r>
      <w:r w:rsidRPr="008B670C">
        <w:t>1</w:t>
      </w:r>
      <w:r w:rsidRPr="008B670C">
        <w:t>、经典的标准星方法（</w:t>
      </w:r>
      <w:r w:rsidRPr="008B670C">
        <w:t xml:space="preserve">e.g., </w:t>
      </w:r>
      <w:proofErr w:type="spellStart"/>
      <w:r w:rsidRPr="008B670C">
        <w:t>Landolt</w:t>
      </w:r>
      <w:proofErr w:type="spellEnd"/>
      <w:r w:rsidRPr="008B670C">
        <w:t xml:space="preserve"> 1992</w:t>
      </w:r>
      <w:r w:rsidRPr="008B670C">
        <w:t>）；</w:t>
      </w:r>
      <w:r w:rsidRPr="008B670C">
        <w:t>2</w:t>
      </w:r>
      <w:r w:rsidRPr="008B670C">
        <w:t>、</w:t>
      </w:r>
      <w:proofErr w:type="spellStart"/>
      <w:r w:rsidRPr="008B670C">
        <w:t>Ubercalibration</w:t>
      </w:r>
      <w:proofErr w:type="spellEnd"/>
      <w:r w:rsidRPr="008B670C">
        <w:t>方法（</w:t>
      </w:r>
      <w:proofErr w:type="spellStart"/>
      <w:r w:rsidRPr="008B670C">
        <w:t>Padmanabhan</w:t>
      </w:r>
      <w:proofErr w:type="spellEnd"/>
      <w:r w:rsidRPr="008B670C">
        <w:t xml:space="preserve"> et al. 2008</w:t>
      </w:r>
      <w:r w:rsidRPr="008B670C">
        <w:t>）；</w:t>
      </w:r>
      <w:r w:rsidRPr="008B670C">
        <w:t>3</w:t>
      </w:r>
      <w:r w:rsidRPr="008B670C">
        <w:t>、</w:t>
      </w:r>
      <w:proofErr w:type="spellStart"/>
      <w:r w:rsidRPr="008B670C">
        <w:t>Hypercalibration</w:t>
      </w:r>
      <w:proofErr w:type="spellEnd"/>
      <w:r w:rsidRPr="008B670C">
        <w:t>方法（</w:t>
      </w:r>
      <w:proofErr w:type="spellStart"/>
      <w:r w:rsidRPr="008B670C">
        <w:t>Finkbeiner</w:t>
      </w:r>
      <w:proofErr w:type="spellEnd"/>
      <w:r w:rsidRPr="008B670C">
        <w:t xml:space="preserve"> et al. 2015</w:t>
      </w:r>
      <w:r w:rsidRPr="008B670C">
        <w:t>）；</w:t>
      </w:r>
      <w:r w:rsidRPr="008B670C">
        <w:t>4</w:t>
      </w:r>
      <w:r w:rsidRPr="008B670C">
        <w:t>、</w:t>
      </w:r>
      <w:r w:rsidRPr="008B670C">
        <w:t xml:space="preserve">Stellar locus regression </w:t>
      </w:r>
      <w:r w:rsidRPr="008B670C">
        <w:t>方法（</w:t>
      </w:r>
      <w:r w:rsidRPr="008B670C">
        <w:t>SLR; High et al. 2009</w:t>
      </w:r>
      <w:r w:rsidRPr="008B670C">
        <w:t>）和</w:t>
      </w:r>
      <w:r w:rsidRPr="008B670C">
        <w:t>5</w:t>
      </w:r>
      <w:r w:rsidRPr="008B670C">
        <w:t>、</w:t>
      </w:r>
      <w:r w:rsidRPr="008B670C">
        <w:t xml:space="preserve">Stellar color regression </w:t>
      </w:r>
      <w:r w:rsidRPr="008B670C">
        <w:t>方法（</w:t>
      </w:r>
      <w:r w:rsidRPr="008B670C">
        <w:t>SCR</w:t>
      </w:r>
      <w:r w:rsidRPr="008B670C">
        <w:t>；</w:t>
      </w:r>
      <w:r w:rsidRPr="008B670C">
        <w:t xml:space="preserve"> Yuan et al. 2015</w:t>
      </w:r>
      <w:r w:rsidRPr="008B670C">
        <w:t>）。</w:t>
      </w:r>
    </w:p>
    <w:p w:rsidR="008B670C" w:rsidRPr="008B670C" w:rsidRDefault="008B670C" w:rsidP="008B670C">
      <w:pPr>
        <w:pStyle w:val="CSSC0"/>
        <w:ind w:firstLine="560"/>
      </w:pPr>
      <w:proofErr w:type="spellStart"/>
      <w:r w:rsidRPr="008B670C">
        <w:t>Ubercalibration</w:t>
      </w:r>
      <w:proofErr w:type="spellEnd"/>
      <w:r w:rsidRPr="008B670C">
        <w:t>方法是目前大视场巡天中常用的方法，如</w:t>
      </w:r>
      <w:r w:rsidRPr="008B670C">
        <w:t>SDSS</w:t>
      </w:r>
      <w:r w:rsidRPr="008B670C">
        <w:t>、</w:t>
      </w:r>
      <w:r w:rsidRPr="008B670C">
        <w:t>PS1</w:t>
      </w:r>
      <w:r w:rsidRPr="008B670C">
        <w:t>、</w:t>
      </w:r>
      <w:r w:rsidRPr="008B670C">
        <w:t>Gaia</w:t>
      </w:r>
      <w:r w:rsidRPr="008B670C">
        <w:t>。</w:t>
      </w:r>
      <w:r w:rsidRPr="008B670C">
        <w:t>SDSS</w:t>
      </w:r>
      <w:r w:rsidRPr="008B670C">
        <w:t>巡天是第一个应用</w:t>
      </w:r>
      <w:proofErr w:type="spellStart"/>
      <w:r w:rsidRPr="008B670C">
        <w:t>Ubercalibration</w:t>
      </w:r>
      <w:proofErr w:type="spellEnd"/>
      <w:r w:rsidRPr="008B670C">
        <w:t>方法的大视场巡天，但由</w:t>
      </w:r>
      <w:r w:rsidRPr="008B670C">
        <w:lastRenderedPageBreak/>
        <w:t>于</w:t>
      </w:r>
      <w:r w:rsidRPr="008B670C">
        <w:t>SDSS</w:t>
      </w:r>
      <w:r w:rsidRPr="008B670C">
        <w:t>巡天本身在设计的时候并未考虑到</w:t>
      </w:r>
      <w:proofErr w:type="spellStart"/>
      <w:r w:rsidRPr="008B670C">
        <w:t>Ubercalibration</w:t>
      </w:r>
      <w:proofErr w:type="spellEnd"/>
      <w:r w:rsidRPr="008B670C">
        <w:t>方法，天区与天区间的重叠并不是很充分，所以尽管在其定标的时候考虑了大气消光系数在观测夜内的变化，其在</w:t>
      </w:r>
      <w:r w:rsidRPr="008B670C">
        <w:t>g/r/</w:t>
      </w:r>
      <w:proofErr w:type="spellStart"/>
      <w:r w:rsidRPr="008B670C">
        <w:t>i</w:t>
      </w:r>
      <w:proofErr w:type="spellEnd"/>
      <w:r w:rsidRPr="008B670C">
        <w:t>/z</w:t>
      </w:r>
      <w:r w:rsidRPr="008B670C">
        <w:t>波段定标精度有</w:t>
      </w:r>
      <w:r w:rsidRPr="008B670C">
        <w:t>1%</w:t>
      </w:r>
      <w:r w:rsidRPr="008B670C">
        <w:t>，在</w:t>
      </w:r>
      <w:r w:rsidRPr="008B670C">
        <w:t>u</w:t>
      </w:r>
      <w:r w:rsidRPr="008B670C">
        <w:t>波段精度只有</w:t>
      </w:r>
      <w:r w:rsidRPr="008B670C">
        <w:t>2%</w:t>
      </w:r>
      <w:r w:rsidRPr="008B670C">
        <w:t>。</w:t>
      </w:r>
      <w:r w:rsidRPr="008B670C">
        <w:t>PS1</w:t>
      </w:r>
      <w:r w:rsidRPr="008B670C">
        <w:t>巡天由于是时域巡天，同一天区有多次观测，且台址条件优于</w:t>
      </w:r>
      <w:r w:rsidRPr="008B670C">
        <w:t>SDSS</w:t>
      </w:r>
      <w:r w:rsidRPr="008B670C">
        <w:t>，所以</w:t>
      </w:r>
      <w:r w:rsidRPr="008B670C">
        <w:t>PS1</w:t>
      </w:r>
      <w:r w:rsidRPr="008B670C">
        <w:t>巡天在利用</w:t>
      </w:r>
      <w:proofErr w:type="spellStart"/>
      <w:r w:rsidRPr="008B670C">
        <w:t>Ubercalibration</w:t>
      </w:r>
      <w:proofErr w:type="spellEnd"/>
      <w:r w:rsidRPr="008B670C">
        <w:t>方法做定标的时候尽管没有考虑大气消光系数在一个观测夜内的变化，仍然取得了约</w:t>
      </w:r>
      <w:r w:rsidRPr="008B670C">
        <w:t>1%</w:t>
      </w:r>
      <w:r w:rsidRPr="008B670C">
        <w:t>的定标精度。</w:t>
      </w:r>
      <w:r w:rsidRPr="008B670C">
        <w:t>Gaia</w:t>
      </w:r>
      <w:r w:rsidRPr="008B670C">
        <w:t>巡天由于不需要考虑大气的影响，</w:t>
      </w:r>
      <w:r w:rsidRPr="008B670C">
        <w:t>CCD</w:t>
      </w:r>
      <w:r w:rsidRPr="008B670C">
        <w:t>探测器又采用</w:t>
      </w:r>
      <w:r w:rsidRPr="008B670C">
        <w:t>TDI</w:t>
      </w:r>
      <w:r w:rsidRPr="008B670C">
        <w:t>模式，且是一个时域巡天项目，所以天生特别适合于</w:t>
      </w:r>
      <w:proofErr w:type="spellStart"/>
      <w:r w:rsidRPr="008B670C">
        <w:t>Ubercalibration</w:t>
      </w:r>
      <w:proofErr w:type="spellEnd"/>
      <w:r w:rsidRPr="008B670C">
        <w:t>方法。</w:t>
      </w:r>
      <w:r w:rsidRPr="008B670C">
        <w:t>Gaia/DR1</w:t>
      </w:r>
      <w:r w:rsidRPr="008B670C">
        <w:t>数据在</w:t>
      </w:r>
      <w:r w:rsidRPr="008B670C">
        <w:t>G</w:t>
      </w:r>
      <w:r w:rsidRPr="008B670C">
        <w:t>波段已取得</w:t>
      </w:r>
      <w:r w:rsidRPr="008B670C">
        <w:t>3mmag</w:t>
      </w:r>
      <w:r w:rsidRPr="008B670C">
        <w:t>的定标精度，</w:t>
      </w:r>
      <w:r w:rsidRPr="008B670C">
        <w:t>BP</w:t>
      </w:r>
      <w:r w:rsidRPr="008B670C">
        <w:t>／</w:t>
      </w:r>
      <w:r w:rsidRPr="008B670C">
        <w:t>RP</w:t>
      </w:r>
      <w:r w:rsidRPr="008B670C">
        <w:t>波段取得了</w:t>
      </w:r>
      <w:r w:rsidRPr="008B670C">
        <w:t>3-4mmag</w:t>
      </w:r>
      <w:r w:rsidRPr="008B670C">
        <w:t>的定标精度，多次测量结果平均后单颗恒星的星等误差在亮端好于</w:t>
      </w:r>
      <w:r w:rsidRPr="008B670C">
        <w:t>1mmag</w:t>
      </w:r>
      <w:r w:rsidRPr="008B670C">
        <w:t>。预期</w:t>
      </w:r>
      <w:r w:rsidRPr="008B670C">
        <w:t>Gaia</w:t>
      </w:r>
      <w:r w:rsidRPr="008B670C">
        <w:t>巡天结束时其</w:t>
      </w:r>
      <w:r w:rsidRPr="008B670C">
        <w:t xml:space="preserve">G/BP/RP </w:t>
      </w:r>
      <w:r w:rsidRPr="008B670C">
        <w:t>星等定标精度和误差还将有显著的提高。</w:t>
      </w:r>
    </w:p>
    <w:p w:rsidR="008B670C" w:rsidRPr="008B670C" w:rsidRDefault="008B670C" w:rsidP="008B670C">
      <w:pPr>
        <w:pStyle w:val="CSSC0"/>
        <w:ind w:firstLine="560"/>
      </w:pPr>
      <w:proofErr w:type="spellStart"/>
      <w:r w:rsidRPr="008B670C">
        <w:t>Hypercalibration</w:t>
      </w:r>
      <w:proofErr w:type="spellEnd"/>
      <w:r w:rsidRPr="008B670C">
        <w:t>方法是两个独立巡天的相互定标。</w:t>
      </w:r>
      <w:r w:rsidRPr="008B670C">
        <w:t>SLR</w:t>
      </w:r>
      <w:r w:rsidRPr="008B670C">
        <w:t>方法利用恒星在颜色－颜色空间的分布性质，在低消光区域可以对巡天数据开展实时的颜色定标，精度可达百分之几。如果能充分考虑恒星在不同天区不同深度下金属丰度分布的变化，</w:t>
      </w:r>
      <w:r w:rsidRPr="008B670C">
        <w:t>SLR</w:t>
      </w:r>
      <w:r w:rsidRPr="008B670C">
        <w:t>方法的精度能进一步提升。</w:t>
      </w:r>
      <w:r w:rsidRPr="008B670C">
        <w:t>SCR</w:t>
      </w:r>
      <w:r w:rsidRPr="008B670C">
        <w:t>方法则充分利用大规模光谱巡天的优势，将有精确恒星大气参数的数百万颗恒星当做颜色标准星（</w:t>
      </w:r>
      <w:r w:rsidRPr="008B670C">
        <w:t>u-g</w:t>
      </w:r>
      <w:r w:rsidRPr="008B670C">
        <w:t>颜色精度～</w:t>
      </w:r>
      <w:r w:rsidRPr="008B670C">
        <w:t>3%</w:t>
      </w:r>
      <w:r w:rsidRPr="008B670C">
        <w:t>，其它波段颜色精度</w:t>
      </w:r>
      <w:r w:rsidRPr="008B670C">
        <w:t>1-2%</w:t>
      </w:r>
      <w:r w:rsidRPr="008B670C">
        <w:t>），可以达到</w:t>
      </w:r>
      <w:proofErr w:type="spellStart"/>
      <w:r w:rsidRPr="008B670C">
        <w:t>mmag</w:t>
      </w:r>
      <w:proofErr w:type="spellEnd"/>
      <w:r w:rsidRPr="008B670C">
        <w:t>级别的颜色定标精度。如</w:t>
      </w:r>
      <w:r w:rsidRPr="008B670C">
        <w:t>SDSS/Stripe82</w:t>
      </w:r>
      <w:r w:rsidRPr="008B670C">
        <w:t>天区的颜色定标精度经过</w:t>
      </w:r>
      <w:r w:rsidRPr="008B670C">
        <w:t>SCR</w:t>
      </w:r>
      <w:r w:rsidRPr="008B670C">
        <w:t>方法后已经提高到了</w:t>
      </w:r>
      <w:r w:rsidRPr="008B670C">
        <w:t>2-5</w:t>
      </w:r>
      <w:r w:rsidRPr="008B670C">
        <w:t>个</w:t>
      </w:r>
      <w:proofErr w:type="spellStart"/>
      <w:r w:rsidRPr="008B670C">
        <w:t>mmag</w:t>
      </w:r>
      <w:proofErr w:type="spellEnd"/>
      <w:r w:rsidRPr="008B670C">
        <w:t>，比之前最好结果好了</w:t>
      </w:r>
      <w:r w:rsidRPr="008B670C">
        <w:t>2</w:t>
      </w:r>
      <w:r w:rsidRPr="008B670C">
        <w:t>－</w:t>
      </w:r>
      <w:r w:rsidRPr="008B670C">
        <w:t>3</w:t>
      </w:r>
      <w:r w:rsidRPr="008B670C">
        <w:t>倍。</w:t>
      </w:r>
    </w:p>
    <w:p w:rsidR="008B670C" w:rsidRPr="008B670C" w:rsidRDefault="008B670C" w:rsidP="008B670C">
      <w:pPr>
        <w:pStyle w:val="CSSC0"/>
        <w:ind w:firstLine="560"/>
      </w:pPr>
      <w:r w:rsidRPr="008B670C">
        <w:t>考虑到</w:t>
      </w:r>
      <w:r w:rsidRPr="008B670C">
        <w:t>Gaia</w:t>
      </w:r>
      <w:r w:rsidRPr="008B670C">
        <w:t>卫星提供了在当前及未来相当长时期内精度最高的测光数据，</w:t>
      </w:r>
      <w:del w:id="158" w:author="詹虎" w:date="2018-11-13T23:48:00Z">
        <w:r w:rsidRPr="008B670C" w:rsidDel="00E2737F">
          <w:rPr>
            <w:rFonts w:hint="eastAsia"/>
          </w:rPr>
          <w:delText>苑海波等人</w:delText>
        </w:r>
      </w:del>
      <w:ins w:id="159" w:author="詹虎" w:date="2018-11-13T23:48:00Z">
        <w:r w:rsidR="00E2737F">
          <w:rPr>
            <w:rFonts w:hint="eastAsia"/>
          </w:rPr>
          <w:t>工作组成员</w:t>
        </w:r>
      </w:ins>
      <w:r w:rsidRPr="008B670C">
        <w:t>最近正在发展一套基于</w:t>
      </w:r>
      <w:r w:rsidRPr="008B670C">
        <w:t>Gaia</w:t>
      </w:r>
      <w:r w:rsidRPr="008B670C">
        <w:t>数据的流量定标方法。基于</w:t>
      </w:r>
      <w:r w:rsidRPr="008B670C">
        <w:t>Gaia</w:t>
      </w:r>
      <w:r w:rsidRPr="008B670C">
        <w:t>数据，该方法能精确估计数十万颗</w:t>
      </w:r>
      <w:r w:rsidRPr="008B670C">
        <w:t>DA/DC</w:t>
      </w:r>
      <w:r w:rsidRPr="008B670C">
        <w:t>白矮星在不同波段的精确星等，精度可达</w:t>
      </w:r>
      <w:r w:rsidRPr="008B670C">
        <w:t>2-5mmag</w:t>
      </w:r>
      <w:r w:rsidRPr="008B670C">
        <w:t>。基于</w:t>
      </w:r>
      <w:r w:rsidRPr="008B670C">
        <w:t>Gaia</w:t>
      </w:r>
      <w:r w:rsidRPr="008B670C">
        <w:t>测光数据和其它巡天提供的分光数据，该方法能精确估计有分光观测的正常恒星在不同波段的精确星等，精度可达</w:t>
      </w:r>
      <w:r w:rsidRPr="008B670C">
        <w:t>2-10mmag</w:t>
      </w:r>
      <w:r w:rsidRPr="008B670C">
        <w:t>。</w:t>
      </w:r>
    </w:p>
    <w:p w:rsidR="008B670C" w:rsidRDefault="008B670C" w:rsidP="008B670C">
      <w:pPr>
        <w:pStyle w:val="CSSC0"/>
        <w:ind w:firstLine="560"/>
        <w:rPr>
          <w:ins w:id="160" w:author="詹虎" w:date="2018-11-13T23:48:00Z"/>
          <w:rFonts w:hint="eastAsia"/>
        </w:rPr>
      </w:pPr>
      <w:r w:rsidRPr="008B670C">
        <w:t>在充分考虑各方法优缺点、已有（和</w:t>
      </w:r>
      <w:del w:id="161" w:author="詹虎" w:date="2018-11-13T23:33:00Z">
        <w:r w:rsidRPr="008B670C" w:rsidDel="00255B6D">
          <w:delText>CSST</w:delText>
        </w:r>
      </w:del>
      <w:ins w:id="162" w:author="詹虎" w:date="2018-11-13T23:33:00Z">
        <w:r w:rsidR="00255B6D">
          <w:t>空间站光学</w:t>
        </w:r>
      </w:ins>
      <w:r w:rsidRPr="008B670C">
        <w:t>巡天时期将有）测光、分光巡天数据及</w:t>
      </w:r>
      <w:del w:id="163" w:author="詹虎" w:date="2018-11-13T23:33:00Z">
        <w:r w:rsidRPr="008B670C" w:rsidDel="00255B6D">
          <w:delText>CSST</w:delText>
        </w:r>
      </w:del>
      <w:ins w:id="164" w:author="詹虎" w:date="2018-11-13T23:33:00Z">
        <w:r w:rsidR="00255B6D">
          <w:t>空间站光学</w:t>
        </w:r>
      </w:ins>
      <w:del w:id="165" w:author="詹虎" w:date="2018-11-13T23:33:00Z">
        <w:r w:rsidRPr="008B670C" w:rsidDel="00255B6D">
          <w:delText>成像</w:delText>
        </w:r>
      </w:del>
      <w:r w:rsidRPr="008B670C">
        <w:t>巡天</w:t>
      </w:r>
      <w:ins w:id="166" w:author="詹虎" w:date="2018-11-13T23:33:00Z">
        <w:r w:rsidR="00255B6D">
          <w:rPr>
            <w:rFonts w:hint="eastAsia"/>
          </w:rPr>
          <w:t>的</w:t>
        </w:r>
        <w:r w:rsidR="00255B6D" w:rsidRPr="008B670C">
          <w:t>成像</w:t>
        </w:r>
      </w:ins>
      <w:r w:rsidRPr="008B670C">
        <w:t>特点（单次曝光同时获取不同天区不同波段图像，因此每幅图像都有其自身的零点和平场；背景天光由黄道光主导，暗弱</w:t>
      </w:r>
      <w:r w:rsidRPr="008B670C">
        <w:t>(V=23.1mag, 150s</w:t>
      </w:r>
      <w:r w:rsidRPr="008B670C">
        <w:t>曝光单个像元（</w:t>
      </w:r>
      <w:r w:rsidRPr="008B670C">
        <w:t>0.1</w:t>
      </w:r>
      <w:r w:rsidRPr="008B670C">
        <w:t>角秒）</w:t>
      </w:r>
      <w:r w:rsidRPr="008B670C">
        <w:t>ADU</w:t>
      </w:r>
      <w:r w:rsidRPr="008B670C">
        <w:lastRenderedPageBreak/>
        <w:t>计数分别为</w:t>
      </w:r>
      <w:r w:rsidRPr="008B670C">
        <w:t>0.5, 5.7, 31.8, 41, 40, 16,5)</w:t>
      </w:r>
      <w:r w:rsidRPr="008B670C">
        <w:t>；黄道光有显著梯度（黄纬</w:t>
      </w:r>
      <w:r w:rsidRPr="008B670C">
        <w:t>15-45</w:t>
      </w:r>
      <w:r w:rsidRPr="008B670C">
        <w:t>度间为</w:t>
      </w:r>
      <w:r w:rsidRPr="008B670C">
        <w:t xml:space="preserve">~ 0.6 </w:t>
      </w:r>
      <w:proofErr w:type="spellStart"/>
      <w:r w:rsidRPr="008B670C">
        <w:t>mag</w:t>
      </w:r>
      <w:proofErr w:type="spellEnd"/>
      <w:r w:rsidRPr="008B670C">
        <w:t xml:space="preserve">/30 deg = 0.02 </w:t>
      </w:r>
      <w:proofErr w:type="spellStart"/>
      <w:r w:rsidRPr="008B670C">
        <w:t>mag</w:t>
      </w:r>
      <w:proofErr w:type="spellEnd"/>
      <w:r w:rsidRPr="008B670C">
        <w:t xml:space="preserve">/deg = 0.004 </w:t>
      </w:r>
      <w:proofErr w:type="spellStart"/>
      <w:r w:rsidRPr="008B670C">
        <w:t>mag</w:t>
      </w:r>
      <w:proofErr w:type="spellEnd"/>
      <w:r w:rsidRPr="008B670C">
        <w:t>/</w:t>
      </w:r>
      <w:proofErr w:type="spellStart"/>
      <w:r w:rsidRPr="008B670C">
        <w:t>ccd</w:t>
      </w:r>
      <w:proofErr w:type="spellEnd"/>
      <w:r w:rsidRPr="008B670C">
        <w:t>；同一</w:t>
      </w:r>
      <w:r w:rsidRPr="008B670C">
        <w:t>CCD</w:t>
      </w:r>
      <w:r w:rsidRPr="008B670C">
        <w:t>的相邻图像间有</w:t>
      </w:r>
      <w:r w:rsidRPr="008B670C">
        <w:t>10</w:t>
      </w:r>
      <w:r w:rsidRPr="008B670C">
        <w:t>角秒的重叠；</w:t>
      </w:r>
      <w:del w:id="167" w:author="詹虎" w:date="2018-11-13T23:34:00Z">
        <w:r w:rsidRPr="008B670C" w:rsidDel="00255B6D">
          <w:delText xml:space="preserve"> </w:delText>
        </w:r>
      </w:del>
      <w:r w:rsidRPr="008B670C">
        <w:t>亮端极限星等较暗，约</w:t>
      </w:r>
      <w:r w:rsidRPr="008B670C">
        <w:t>18</w:t>
      </w:r>
      <w:r w:rsidRPr="008B670C">
        <w:t>等）的基础上，</w:t>
      </w:r>
      <w:del w:id="168" w:author="詹虎" w:date="2018-11-13T23:34:00Z">
        <w:r w:rsidRPr="008B670C" w:rsidDel="00255B6D">
          <w:delText>我们对</w:delText>
        </w:r>
        <w:r w:rsidRPr="008B670C" w:rsidDel="00255B6D">
          <w:delText>CSST</w:delText>
        </w:r>
        <w:r w:rsidRPr="008B670C" w:rsidDel="00255B6D">
          <w:delText>成像巡天</w:delText>
        </w:r>
      </w:del>
      <w:r w:rsidRPr="008B670C">
        <w:t>建议以下定标策略：</w:t>
      </w:r>
    </w:p>
    <w:p w:rsidR="00E2737F" w:rsidRPr="00E2737F" w:rsidRDefault="00E2737F" w:rsidP="008B670C">
      <w:pPr>
        <w:pStyle w:val="CSSC0"/>
        <w:ind w:firstLine="560"/>
        <w:rPr>
          <w:color w:val="FF0000"/>
        </w:rPr>
      </w:pPr>
      <w:r w:rsidRPr="00E2737F">
        <w:rPr>
          <w:rFonts w:hint="eastAsia"/>
          <w:color w:val="FF0000"/>
        </w:rPr>
        <w:t>[[</w:t>
      </w:r>
      <w:r w:rsidRPr="00E2737F">
        <w:rPr>
          <w:rFonts w:hint="eastAsia"/>
          <w:color w:val="FF0000"/>
        </w:rPr>
        <w:t>绝对定标还是需要的</w:t>
      </w:r>
      <w:r w:rsidRPr="00E2737F">
        <w:rPr>
          <w:rFonts w:hint="eastAsia"/>
          <w:color w:val="FF0000"/>
        </w:rPr>
        <w:t>]]</w:t>
      </w:r>
    </w:p>
    <w:p w:rsidR="008B670C" w:rsidRPr="008B670C" w:rsidRDefault="008B670C" w:rsidP="000461AE">
      <w:pPr>
        <w:pStyle w:val="CSSC3"/>
      </w:pPr>
      <w:proofErr w:type="spellStart"/>
      <w:r w:rsidRPr="008B670C">
        <w:t>Ubercalibration</w:t>
      </w:r>
      <w:proofErr w:type="spellEnd"/>
      <w:r w:rsidRPr="008B670C">
        <w:t>方法：由于</w:t>
      </w:r>
      <w:ins w:id="169" w:author="詹虎" w:date="2018-11-13T23:34:00Z">
        <w:r w:rsidR="00255B6D" w:rsidRPr="00255B6D">
          <w:rPr>
            <w:rFonts w:hint="eastAsia"/>
          </w:rPr>
          <w:t>空间站光学</w:t>
        </w:r>
      </w:ins>
      <w:del w:id="170" w:author="詹虎" w:date="2018-11-13T23:34:00Z">
        <w:r w:rsidRPr="008B670C" w:rsidDel="00255B6D">
          <w:delText>CSST</w:delText>
        </w:r>
        <w:r w:rsidRPr="008B670C" w:rsidDel="00255B6D">
          <w:delText>成像</w:delText>
        </w:r>
      </w:del>
      <w:r w:rsidRPr="008B670C">
        <w:t>巡天</w:t>
      </w:r>
      <w:del w:id="171" w:author="詹虎" w:date="2018-11-13T23:34:00Z">
        <w:r w:rsidRPr="008B670C" w:rsidDel="00255B6D">
          <w:rPr>
            <w:rFonts w:hint="eastAsia"/>
          </w:rPr>
          <w:delText>在巡天</w:delText>
        </w:r>
      </w:del>
      <w:ins w:id="172" w:author="詹虎" w:date="2018-11-13T23:34:00Z">
        <w:r w:rsidR="00255B6D">
          <w:rPr>
            <w:rFonts w:hint="eastAsia"/>
          </w:rPr>
          <w:t>从</w:t>
        </w:r>
      </w:ins>
      <w:r w:rsidRPr="008B670C">
        <w:t>策略上保证了同一</w:t>
      </w:r>
      <w:r w:rsidRPr="008B670C">
        <w:t>CCD</w:t>
      </w:r>
      <w:r w:rsidRPr="008B670C">
        <w:t>的相邻图像间有</w:t>
      </w:r>
      <w:r w:rsidRPr="008B670C">
        <w:t>10</w:t>
      </w:r>
      <w:r w:rsidRPr="008B670C">
        <w:t>角秒的重叠，在重叠区域我们预期有数十颗高信噪比的共同恒星可以用来做</w:t>
      </w:r>
      <w:proofErr w:type="spellStart"/>
      <w:r w:rsidRPr="008B670C">
        <w:t>Ubercalibration</w:t>
      </w:r>
      <w:proofErr w:type="spellEnd"/>
      <w:r w:rsidRPr="008B670C">
        <w:t>。此时该方法的精度将主要取决于平场改正的好坏。</w:t>
      </w:r>
      <w:r w:rsidRPr="008B670C">
        <w:t xml:space="preserve"> </w:t>
      </w:r>
      <w:r w:rsidRPr="008B670C">
        <w:t>我们预期该方法能取得优于～</w:t>
      </w:r>
      <w:r w:rsidRPr="008B670C">
        <w:t>5mmag</w:t>
      </w:r>
      <w:r w:rsidRPr="008B670C">
        <w:t>的流量定标精度；</w:t>
      </w:r>
    </w:p>
    <w:p w:rsidR="008B670C" w:rsidRPr="008B670C" w:rsidRDefault="008B670C" w:rsidP="000461AE">
      <w:pPr>
        <w:pStyle w:val="CSSC3"/>
      </w:pPr>
      <w:r w:rsidRPr="008B670C">
        <w:t>SCR</w:t>
      </w:r>
      <w:r w:rsidRPr="008B670C">
        <w:t>方法：利用</w:t>
      </w:r>
      <w:r w:rsidRPr="008B670C">
        <w:t>LAMOST</w:t>
      </w:r>
      <w:r w:rsidRPr="008B670C">
        <w:t>及其它大规模光谱巡天观测过的恒星作为颜色标准星，预期能取得优于</w:t>
      </w:r>
      <w:r w:rsidRPr="008B670C">
        <w:t xml:space="preserve">2-5mmag </w:t>
      </w:r>
      <w:r w:rsidRPr="008B670C">
        <w:t>的颜色定标精度；</w:t>
      </w:r>
    </w:p>
    <w:p w:rsidR="008B670C" w:rsidRPr="008B670C" w:rsidRDefault="008B670C" w:rsidP="000461AE">
      <w:pPr>
        <w:pStyle w:val="CSSC3"/>
      </w:pPr>
      <w:r w:rsidRPr="008B670C">
        <w:t>基于</w:t>
      </w:r>
      <w:r w:rsidRPr="008B670C">
        <w:t>Gaia</w:t>
      </w:r>
      <w:r w:rsidRPr="008B670C">
        <w:t>的方法：利用</w:t>
      </w:r>
      <w:r w:rsidRPr="008B670C">
        <w:t>Gaia</w:t>
      </w:r>
      <w:r w:rsidRPr="008B670C">
        <w:t>数据得到的</w:t>
      </w:r>
      <w:proofErr w:type="spellStart"/>
      <w:r w:rsidRPr="008B670C">
        <w:t>mmag</w:t>
      </w:r>
      <w:proofErr w:type="spellEnd"/>
      <w:r w:rsidRPr="008B670C">
        <w:t>级别的</w:t>
      </w:r>
      <w:r w:rsidRPr="008B670C">
        <w:t>G</w:t>
      </w:r>
      <w:r w:rsidRPr="008B670C">
        <w:t>星等及</w:t>
      </w:r>
      <w:r w:rsidRPr="008B670C">
        <w:t>BP</w:t>
      </w:r>
      <w:r w:rsidRPr="008B670C">
        <w:t>－</w:t>
      </w:r>
      <w:r w:rsidRPr="008B670C">
        <w:t>RP</w:t>
      </w:r>
      <w:r w:rsidRPr="008B670C">
        <w:t>颜色，结合</w:t>
      </w:r>
      <w:r w:rsidRPr="008B670C">
        <w:t>LAMOST</w:t>
      </w:r>
      <w:r w:rsidRPr="008B670C">
        <w:t>及其它大规模光谱巡天得到的恒星丰度信息，可与精确估计</w:t>
      </w:r>
      <w:del w:id="173" w:author="詹虎" w:date="2018-11-13T23:35:00Z">
        <w:r w:rsidRPr="008B670C" w:rsidDel="00255B6D">
          <w:delText>CSST</w:delText>
        </w:r>
      </w:del>
      <w:ins w:id="174" w:author="詹虎" w:date="2018-11-13T23:35:00Z">
        <w:r w:rsidR="00255B6D">
          <w:t>空间站光学巡天</w:t>
        </w:r>
      </w:ins>
      <w:r w:rsidRPr="008B670C">
        <w:t>不同波段的星等、颜色信息，精度对</w:t>
      </w:r>
      <w:r w:rsidRPr="008B670C">
        <w:t>NUV</w:t>
      </w:r>
      <w:r w:rsidRPr="008B670C">
        <w:t>／</w:t>
      </w:r>
      <w:r w:rsidRPr="008B670C">
        <w:t>U</w:t>
      </w:r>
      <w:r w:rsidRPr="008B670C">
        <w:t>波段优于</w:t>
      </w:r>
      <w:r w:rsidRPr="008B670C">
        <w:t xml:space="preserve">20 </w:t>
      </w:r>
      <w:proofErr w:type="spellStart"/>
      <w:r w:rsidRPr="008B670C">
        <w:t>mmag</w:t>
      </w:r>
      <w:proofErr w:type="spellEnd"/>
      <w:r w:rsidRPr="008B670C">
        <w:t>，其它波段可达</w:t>
      </w:r>
      <w:r w:rsidRPr="008B670C">
        <w:t>2</w:t>
      </w:r>
      <w:r w:rsidRPr="008B670C">
        <w:t>－</w:t>
      </w:r>
      <w:r w:rsidRPr="008B670C">
        <w:t xml:space="preserve">4 </w:t>
      </w:r>
      <w:proofErr w:type="spellStart"/>
      <w:r w:rsidRPr="008B670C">
        <w:t>mmag</w:t>
      </w:r>
      <w:proofErr w:type="spellEnd"/>
      <w:r w:rsidRPr="008B670C">
        <w:t>，并以此为标准星，预期能达到</w:t>
      </w:r>
      <w:r w:rsidRPr="008B670C">
        <w:t xml:space="preserve">2-3 </w:t>
      </w:r>
      <w:proofErr w:type="spellStart"/>
      <w:r w:rsidRPr="008B670C">
        <w:t>mmag</w:t>
      </w:r>
      <w:proofErr w:type="spellEnd"/>
      <w:r w:rsidRPr="008B670C">
        <w:t xml:space="preserve"> </w:t>
      </w:r>
      <w:r w:rsidRPr="008B670C">
        <w:t>的颜色、星等定标精度。</w:t>
      </w:r>
    </w:p>
    <w:p w:rsidR="008B670C" w:rsidRPr="008B670C" w:rsidRDefault="008B670C" w:rsidP="008B670C">
      <w:pPr>
        <w:pStyle w:val="CSSC0"/>
        <w:ind w:firstLine="560"/>
      </w:pPr>
      <w:r w:rsidRPr="008B670C">
        <w:t>在具体实践中不同方法可与相互结合，相互验证，预期可以达到</w:t>
      </w:r>
      <w:r w:rsidRPr="008B670C">
        <w:t>2-10mmag</w:t>
      </w:r>
      <w:r w:rsidRPr="008B670C">
        <w:t>的流量定标精度，并力争</w:t>
      </w:r>
      <w:r w:rsidRPr="008B670C">
        <w:t>1-5mmag</w:t>
      </w:r>
      <w:r w:rsidRPr="008B670C">
        <w:t>的颜色、星等定标精度。</w:t>
      </w:r>
    </w:p>
    <w:p w:rsidR="008B670C" w:rsidRPr="008B670C" w:rsidRDefault="008B670C" w:rsidP="008B670C">
      <w:pPr>
        <w:pStyle w:val="CSSC0"/>
        <w:ind w:firstLine="560"/>
      </w:pPr>
      <w:r w:rsidRPr="008B670C">
        <w:t>平场改正的精度对</w:t>
      </w:r>
      <w:proofErr w:type="spellStart"/>
      <w:r w:rsidRPr="008B670C">
        <w:t>Ubercal</w:t>
      </w:r>
      <w:proofErr w:type="spellEnd"/>
      <w:r w:rsidRPr="008B670C">
        <w:t>方法的流量定标精度具有关键作用。为了更好的实践上述流量定标方案，我们在巡天策略和数据处理上还有如下一些建议</w:t>
      </w:r>
      <w:r w:rsidRPr="008B670C">
        <w:t>:</w:t>
      </w:r>
    </w:p>
    <w:p w:rsidR="008B670C" w:rsidRPr="008B670C" w:rsidRDefault="008B670C" w:rsidP="00E2737F">
      <w:pPr>
        <w:pStyle w:val="CSSC3"/>
        <w:numPr>
          <w:ilvl w:val="8"/>
          <w:numId w:val="18"/>
        </w:numPr>
      </w:pPr>
      <w:r w:rsidRPr="008B670C">
        <w:t>选择一个密集星场进行多次移位观测，利用恒星构建大尺度平场。因为要在</w:t>
      </w:r>
      <w:r w:rsidRPr="008B670C">
        <w:t>1</w:t>
      </w:r>
      <w:r w:rsidRPr="008B670C">
        <w:t>度视场内都比较密集，所以应该是低银纬天区。移位观测</w:t>
      </w:r>
      <w:r w:rsidRPr="008B670C">
        <w:t>10</w:t>
      </w:r>
      <w:r w:rsidRPr="008B670C">
        <w:t>次即可达到</w:t>
      </w:r>
      <w:r w:rsidRPr="008B670C">
        <w:t>32*32</w:t>
      </w:r>
      <w:r w:rsidRPr="008B670C">
        <w:t>的分辨本领（</w:t>
      </w:r>
      <w:r w:rsidRPr="008B670C">
        <w:t>10</w:t>
      </w:r>
      <w:r w:rsidRPr="008B670C">
        <w:t>＝</w:t>
      </w:r>
      <w:r w:rsidRPr="008B670C">
        <w:t>2*log2(32)</w:t>
      </w:r>
      <w:r w:rsidRPr="008B670C">
        <w:t>）</w:t>
      </w:r>
    </w:p>
    <w:p w:rsidR="008B670C" w:rsidRPr="00E2737F" w:rsidRDefault="008B670C" w:rsidP="000461AE">
      <w:pPr>
        <w:pStyle w:val="CSSC3"/>
        <w:rPr>
          <w:color w:val="FF0000"/>
        </w:rPr>
      </w:pPr>
      <w:r w:rsidRPr="008B670C">
        <w:t>选择一个</w:t>
      </w:r>
      <w:r w:rsidRPr="008B670C">
        <w:t>10</w:t>
      </w:r>
      <w:r w:rsidRPr="008B670C">
        <w:t>平方度左右的有丰富光谱观测数据的小天区做较短时间的曝光，使得亮端极限星等能降到</w:t>
      </w:r>
      <w:r w:rsidRPr="008B670C">
        <w:t>15-16</w:t>
      </w:r>
      <w:r w:rsidRPr="008B670C">
        <w:t>等左右，为利用</w:t>
      </w:r>
      <w:r w:rsidRPr="008B670C">
        <w:t>SCR</w:t>
      </w:r>
      <w:r w:rsidRPr="008B670C">
        <w:t>方法和基于</w:t>
      </w:r>
      <w:r w:rsidRPr="008B670C">
        <w:t>Gaia</w:t>
      </w:r>
      <w:r w:rsidRPr="008B670C">
        <w:t>数据的方法提供一个好的训练样本。</w:t>
      </w:r>
      <w:r w:rsidR="00E2737F" w:rsidRPr="00E2737F">
        <w:rPr>
          <w:rFonts w:hint="eastAsia"/>
          <w:color w:val="FF0000"/>
        </w:rPr>
        <w:t>[[</w:t>
      </w:r>
      <w:r w:rsidR="00E2737F" w:rsidRPr="00E2737F">
        <w:rPr>
          <w:rFonts w:hint="eastAsia"/>
          <w:color w:val="FF0000"/>
        </w:rPr>
        <w:t>短时间曝光比较困难</w:t>
      </w:r>
      <w:r w:rsidR="00E2737F" w:rsidRPr="00E2737F">
        <w:rPr>
          <w:rFonts w:hint="eastAsia"/>
          <w:color w:val="FF0000"/>
        </w:rPr>
        <w:t>]]</w:t>
      </w:r>
    </w:p>
    <w:p w:rsidR="008B670C" w:rsidRPr="008B670C" w:rsidRDefault="008B670C" w:rsidP="000461AE">
      <w:pPr>
        <w:pStyle w:val="CSSC3"/>
      </w:pPr>
      <w:r w:rsidRPr="008B670C">
        <w:t>因为定标源相对望远镜来说非常亮，所以对</w:t>
      </w:r>
      <w:r w:rsidRPr="008B670C">
        <w:t>CCD</w:t>
      </w:r>
      <w:r w:rsidRPr="008B670C">
        <w:t>的非线性改正</w:t>
      </w:r>
      <w:r w:rsidRPr="008B670C">
        <w:lastRenderedPageBreak/>
        <w:t>精度要求高；需要对</w:t>
      </w:r>
      <w:r w:rsidRPr="008B670C">
        <w:t>brighter-fatter</w:t>
      </w:r>
      <w:r w:rsidRPr="008B670C">
        <w:t>效应进行改正</w:t>
      </w:r>
      <w:r w:rsidR="00E2737F" w:rsidRPr="00486A22">
        <w:rPr>
          <w:rFonts w:hint="eastAsia"/>
          <w:color w:val="FF0000"/>
        </w:rPr>
        <w:t>[[</w:t>
      </w:r>
      <w:r w:rsidR="00E2737F" w:rsidRPr="00486A22">
        <w:rPr>
          <w:rFonts w:hint="eastAsia"/>
          <w:color w:val="FF0000"/>
        </w:rPr>
        <w:t>需要地面</w:t>
      </w:r>
      <w:r w:rsidR="00E2737F" w:rsidRPr="00486A22">
        <w:rPr>
          <w:rFonts w:hint="eastAsia"/>
          <w:color w:val="FF0000"/>
        </w:rPr>
        <w:t>+</w:t>
      </w:r>
      <w:r w:rsidR="00E2737F" w:rsidRPr="00486A22">
        <w:rPr>
          <w:rFonts w:hint="eastAsia"/>
          <w:color w:val="FF0000"/>
        </w:rPr>
        <w:t>在轨测试</w:t>
      </w:r>
      <w:r w:rsidR="00E2737F" w:rsidRPr="00486A22">
        <w:rPr>
          <w:rFonts w:hint="eastAsia"/>
          <w:color w:val="FF0000"/>
        </w:rPr>
        <w:t>]]</w:t>
      </w:r>
      <w:r w:rsidRPr="008B670C">
        <w:t>。</w:t>
      </w:r>
    </w:p>
    <w:p w:rsidR="008B670C" w:rsidRPr="008B670C" w:rsidRDefault="008B670C" w:rsidP="000461AE">
      <w:pPr>
        <w:pStyle w:val="CSSC3"/>
      </w:pPr>
      <w:r w:rsidRPr="008B670C">
        <w:t>因为天光背景非常暗，所以对减偏场的精度要求非常高。</w:t>
      </w:r>
    </w:p>
    <w:p w:rsidR="008B670C" w:rsidRPr="008B670C" w:rsidRDefault="008B670C" w:rsidP="000461AE">
      <w:pPr>
        <w:pStyle w:val="CSSC3"/>
      </w:pPr>
      <w:r w:rsidRPr="008B670C">
        <w:t>因为黄道光背景有梯度，所以在构建夜天光平场的时候需要考虑天光背景的梯度变化。</w:t>
      </w:r>
    </w:p>
    <w:p w:rsidR="008B670C" w:rsidRPr="008B670C" w:rsidRDefault="008B670C" w:rsidP="000461AE">
      <w:pPr>
        <w:pStyle w:val="CSSC2"/>
      </w:pPr>
      <w:r w:rsidRPr="008B670C">
        <w:t>目标源探测以及流量、形状参数测量</w:t>
      </w:r>
    </w:p>
    <w:p w:rsidR="008B670C" w:rsidRPr="00CA4A89" w:rsidRDefault="008B670C" w:rsidP="00CA4A89">
      <w:pPr>
        <w:pStyle w:val="CSSC0"/>
        <w:ind w:firstLine="560"/>
      </w:pPr>
      <w:r w:rsidRPr="00CA4A89">
        <w:t>利用已有或者根据优化算法，也可以结合已经释放的其它观测波段图像的星表，对定标后的图像进行目标源探测。对于探测到的目标源，需要进行形状测量并做出正确的恒星和星系分类。恒星和星系需要分别作出圆形和椭圆形的孔径测光。更进一步需要生成不同的点扩散函数（</w:t>
      </w:r>
      <w:r w:rsidRPr="00CA4A89">
        <w:t>PSF</w:t>
      </w:r>
      <w:r w:rsidRPr="00CA4A89">
        <w:t>）和星系轮廓模型，结合权重图和</w:t>
      </w:r>
      <w:r w:rsidRPr="00CA4A89">
        <w:t>mask</w:t>
      </w:r>
      <w:r w:rsidRPr="00CA4A89">
        <w:t>图像，进行复杂测光。如果有多幅图像叠加生成更深度的图像，需要考虑</w:t>
      </w:r>
      <w:r w:rsidRPr="00CA4A89">
        <w:t>co-added</w:t>
      </w:r>
      <w:r w:rsidRPr="00CA4A89">
        <w:t>测光。</w:t>
      </w:r>
    </w:p>
    <w:p w:rsidR="008B670C" w:rsidRPr="00CA4A89" w:rsidRDefault="008B670C" w:rsidP="00CA4A89">
      <w:pPr>
        <w:pStyle w:val="CSSC0"/>
        <w:ind w:firstLine="560"/>
      </w:pPr>
      <w:r w:rsidRPr="00CA4A89">
        <w:t>大视场巡天普遍还会面对一个天光背景不均匀的问题。通过优化算法来寻找准确的天光背景梯度并进行扣除。当图像中存在较大饱和亮星或者展开面积较大的近邻星系时候，需要优秀的算法来标注这些展开的亮源，以获得准确的天光背景。</w:t>
      </w:r>
    </w:p>
    <w:p w:rsidR="008B670C" w:rsidRPr="008B670C" w:rsidRDefault="008B670C" w:rsidP="00486A22">
      <w:pPr>
        <w:pStyle w:val="Heading4"/>
        <w:spacing w:before="163" w:after="163"/>
        <w:pPrChange w:id="175" w:author="詹虎" w:date="2018-11-13T23:54:00Z">
          <w:pPr>
            <w:pStyle w:val="CSSC1"/>
          </w:pPr>
        </w:pPrChange>
      </w:pPr>
      <w:r w:rsidRPr="008B670C">
        <w:t>对计算和存储的需求</w:t>
      </w:r>
    </w:p>
    <w:p w:rsidR="008B670C" w:rsidRPr="008B670C" w:rsidRDefault="008B670C" w:rsidP="008B670C">
      <w:pPr>
        <w:pStyle w:val="CSSC0"/>
        <w:ind w:firstLine="560"/>
      </w:pPr>
      <w:r w:rsidRPr="008B670C">
        <w:t>如果不需要实时完成在线数据处理，对计算速度的要求不太严苛。但进行处理的部分步骤中，需要同时读入大量图像进行计算，对内存要求较高。此外，如果采用模型测光方法，则需要大量迭代和拟合，如果需要很快获得结果，对计算速度的要求也比较大。经过图像处理流程后，总的输出数据量大约为输入数据量的</w:t>
      </w:r>
      <w:r w:rsidRPr="008B670C">
        <w:t>5-10</w:t>
      </w:r>
      <w:r w:rsidRPr="008B670C">
        <w:t>倍，对存储空间的需求也较大。完成每个轮次的数据处理后，需要有专门的科学家与工程师对包括图像和星表在内的数据进行仔细检查，发现问题和缺点，督促数据处理部门进行算法改进。一般来说，大型巡天项目会每年更新数据处理流程的版本，并对已有数据和新增加的数据进行重新处理，然后进行数据释放（</w:t>
      </w:r>
      <w:r w:rsidRPr="008B670C">
        <w:t>Data Release</w:t>
      </w:r>
      <w:r w:rsidRPr="008B670C">
        <w:t>）。这就需要数据处理，归档和用户界面各单位的通力合作。</w:t>
      </w:r>
      <w:ins w:id="176" w:author="詹虎" w:date="2018-11-13T23:54:00Z">
        <w:r w:rsidR="00486A22">
          <w:rPr>
            <w:rFonts w:hint="eastAsia"/>
          </w:rPr>
          <w:t>[[I/O</w:t>
        </w:r>
        <w:r w:rsidR="00486A22">
          <w:rPr>
            <w:rFonts w:hint="eastAsia"/>
          </w:rPr>
          <w:t>密集</w:t>
        </w:r>
      </w:ins>
      <w:ins w:id="177" w:author="詹虎" w:date="2018-11-13T23:55:00Z">
        <w:r w:rsidR="00486A22">
          <w:rPr>
            <w:rFonts w:hint="eastAsia"/>
          </w:rPr>
          <w:t>，</w:t>
        </w:r>
        <w:r w:rsidR="00486A22">
          <w:rPr>
            <w:rFonts w:hint="eastAsia"/>
          </w:rPr>
          <w:t>high-throughput computing</w:t>
        </w:r>
      </w:ins>
      <w:ins w:id="178" w:author="詹虎" w:date="2018-11-13T23:54:00Z">
        <w:r w:rsidR="00486A22">
          <w:rPr>
            <w:rFonts w:hint="eastAsia"/>
          </w:rPr>
          <w:t>]]</w:t>
        </w:r>
      </w:ins>
    </w:p>
    <w:p w:rsidR="008B670C" w:rsidRPr="008B670C" w:rsidRDefault="008B670C" w:rsidP="005A7157">
      <w:pPr>
        <w:pStyle w:val="Heading3"/>
      </w:pPr>
      <w:bookmarkStart w:id="179" w:name="_Toc528572628"/>
      <w:del w:id="180" w:author="詹虎" w:date="2018-11-13T23:19:00Z">
        <w:r w:rsidRPr="008B670C" w:rsidDel="00546C6C">
          <w:delText>空间站望远镜</w:delText>
        </w:r>
      </w:del>
      <w:r w:rsidRPr="008B670C">
        <w:t>无缝光谱</w:t>
      </w:r>
      <w:ins w:id="181" w:author="詹虎" w:date="2018-11-13T23:25:00Z">
        <w:r w:rsidR="000D09FC">
          <w:rPr>
            <w:rFonts w:hint="eastAsia"/>
          </w:rPr>
          <w:t>图像</w:t>
        </w:r>
      </w:ins>
      <w:del w:id="182" w:author="詹虎" w:date="2018-11-13T23:25:00Z">
        <w:r w:rsidRPr="008B670C" w:rsidDel="000D09FC">
          <w:rPr>
            <w:rFonts w:hint="eastAsia"/>
          </w:rPr>
          <w:delText>数据流水线</w:delText>
        </w:r>
      </w:del>
      <w:bookmarkEnd w:id="179"/>
      <w:ins w:id="183" w:author="詹虎" w:date="2018-11-13T23:25:00Z">
        <w:r w:rsidR="000D09FC">
          <w:rPr>
            <w:rFonts w:hint="eastAsia"/>
          </w:rPr>
          <w:t>处理</w:t>
        </w:r>
      </w:ins>
    </w:p>
    <w:p w:rsidR="008B670C" w:rsidRPr="008B670C" w:rsidDel="000E59F4" w:rsidRDefault="008B670C" w:rsidP="008B670C">
      <w:pPr>
        <w:pStyle w:val="CSSC0"/>
        <w:ind w:firstLine="560"/>
        <w:rPr>
          <w:del w:id="184" w:author="詹虎" w:date="2018-11-14T00:00:00Z"/>
        </w:rPr>
      </w:pPr>
      <w:r w:rsidRPr="008B670C">
        <w:t>无缝光谱是空间站望远镜巡天科学项目的重要组成部分，将为巡天</w:t>
      </w:r>
      <w:r w:rsidRPr="008B670C">
        <w:lastRenderedPageBreak/>
        <w:t>目标提供低分辨率光谱。无缝光谱具有很多重要的科学应用。</w:t>
      </w:r>
      <w:r w:rsidR="002535AB" w:rsidRPr="000E59F4">
        <w:rPr>
          <w:rFonts w:hint="eastAsia"/>
          <w:color w:val="FF0000"/>
        </w:rPr>
        <w:t>[[</w:t>
      </w:r>
      <w:r w:rsidR="002535AB" w:rsidRPr="000E59F4">
        <w:rPr>
          <w:rFonts w:hint="eastAsia"/>
          <w:color w:val="FF0000"/>
        </w:rPr>
        <w:t>无缝光谱用于构建星系红移样本，通过星系成团性、重子声波振荡、红移畸变效应限制宇宙学</w:t>
      </w:r>
      <w:r w:rsidR="002535AB" w:rsidRPr="000E59F4">
        <w:rPr>
          <w:rFonts w:hint="eastAsia"/>
          <w:color w:val="FF0000"/>
        </w:rPr>
        <w:t>]]</w:t>
      </w:r>
      <w:del w:id="185" w:author="詹虎" w:date="2018-11-14T00:00:00Z">
        <w:r w:rsidRPr="008B670C" w:rsidDel="000E59F4">
          <w:delText>举例来说，巡天科学的目标之一是为大样本河外天体提供测光红移，从而进行星系演化和宇宙学的研究。测光红移是由多波段的测光结果计算得出，并非直接测量红移。为增强测光红移的可靠性，需要光谱红移对其进行标定和验证。无缝光谱是实现这一目标的最佳途径之一。</w:delText>
        </w:r>
      </w:del>
    </w:p>
    <w:p w:rsidR="008B670C" w:rsidRDefault="008B670C" w:rsidP="008B670C">
      <w:pPr>
        <w:pStyle w:val="CSSC0"/>
        <w:ind w:firstLine="560"/>
      </w:pPr>
      <w:r w:rsidRPr="008B670C">
        <w:t>无缝光谱的数据处理与图像的数据处理相辅相成，可以归在同一流水线框架下。参照</w:t>
      </w:r>
      <w:r w:rsidRPr="008B670C">
        <w:t>Euclid</w:t>
      </w:r>
      <w:r w:rsidRPr="008B670C">
        <w:t>的数据流水线，对于空间站望远镜，在预处理得到</w:t>
      </w:r>
      <w:r w:rsidRPr="008B670C">
        <w:t>Level 1</w:t>
      </w:r>
      <w:r w:rsidRPr="008B670C">
        <w:t>的数据后</w:t>
      </w:r>
      <w:r w:rsidRPr="008B670C">
        <w:t>(LE1)</w:t>
      </w:r>
      <w:r w:rsidRPr="008B670C">
        <w:t>，图像处理和标定首先进行</w:t>
      </w:r>
      <w:r w:rsidRPr="008B670C">
        <w:t>(PHOT)</w:t>
      </w:r>
      <w:r w:rsidRPr="008B670C">
        <w:t>，得到测光信息，接下来第二步就可以进行二维光谱图像的处理和标定，并抽取无缝光谱</w:t>
      </w:r>
      <w:r w:rsidRPr="008B670C">
        <w:t>(SPEC)</w:t>
      </w:r>
      <w:r w:rsidRPr="008B670C">
        <w:t>。第三步是加入计算测光红移需要的外部测光以及光谱数据</w:t>
      </w:r>
      <w:r w:rsidRPr="008B670C">
        <w:t>(EXT)</w:t>
      </w:r>
      <w:r w:rsidRPr="008B670C">
        <w:t>。在整个过程中需要引入之前做模拟的结果进行不断的测试和验证</w:t>
      </w:r>
      <w:r w:rsidRPr="008B670C">
        <w:t>(SIM)</w:t>
      </w:r>
      <w:r w:rsidRPr="008B670C">
        <w:t>。将以上这些数据合并发布</w:t>
      </w:r>
      <w:r w:rsidRPr="008B670C">
        <w:t>(MER)</w:t>
      </w:r>
      <w:r w:rsidRPr="008B670C">
        <w:t>，称为</w:t>
      </w:r>
      <w:r w:rsidRPr="008B670C">
        <w:t>Level 2</w:t>
      </w:r>
      <w:r w:rsidRPr="008B670C">
        <w:t>的数据。最后通过测光数据来计算测光红移</w:t>
      </w:r>
      <w:r w:rsidRPr="008B670C">
        <w:t>(PHZ)</w:t>
      </w:r>
      <w:r w:rsidRPr="008B670C">
        <w:t>，通过无缝光谱来测量光谱红移</w:t>
      </w:r>
      <w:r w:rsidRPr="008B670C">
        <w:t>(SPZ)</w:t>
      </w:r>
      <w:r w:rsidRPr="008B670C">
        <w:t>。光谱红移可以用于验证测光红移的可靠性。这是</w:t>
      </w:r>
      <w:r w:rsidRPr="008B670C">
        <w:t>Level 3</w:t>
      </w:r>
      <w:r w:rsidRPr="008B670C">
        <w:t>的数据产品。</w:t>
      </w:r>
      <w:r w:rsidR="00823297" w:rsidRPr="00823297">
        <w:rPr>
          <w:rFonts w:hint="eastAsia"/>
          <w:color w:val="FF0000"/>
        </w:rPr>
        <w:t>[[</w:t>
      </w:r>
      <w:r w:rsidR="00823297" w:rsidRPr="00823297">
        <w:rPr>
          <w:rFonts w:hint="eastAsia"/>
          <w:color w:val="FF0000"/>
        </w:rPr>
        <w:t>需要更具体一点的描述</w:t>
      </w:r>
      <w:r w:rsidR="00823297" w:rsidRPr="00823297">
        <w:rPr>
          <w:rFonts w:hint="eastAsia"/>
          <w:color w:val="FF0000"/>
        </w:rPr>
        <w:t>]]</w:t>
      </w:r>
    </w:p>
    <w:p w:rsidR="00496656" w:rsidRDefault="00496656" w:rsidP="00496656">
      <w:pPr>
        <w:pStyle w:val="CSSC9"/>
      </w:pPr>
      <w:r w:rsidRPr="00496656">
        <w:drawing>
          <wp:inline distT="0" distB="0" distL="0" distR="0">
            <wp:extent cx="4250829" cy="208489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4251725" cy="2085337"/>
                    </a:xfrm>
                    <a:prstGeom prst="rect">
                      <a:avLst/>
                    </a:prstGeom>
                    <a:noFill/>
                    <a:ln w="9525">
                      <a:noFill/>
                      <a:miter lim="800000"/>
                      <a:headEnd/>
                      <a:tailEnd/>
                    </a:ln>
                  </pic:spPr>
                </pic:pic>
              </a:graphicData>
            </a:graphic>
          </wp:inline>
        </w:drawing>
      </w:r>
    </w:p>
    <w:p w:rsidR="00496656" w:rsidRPr="008B670C" w:rsidRDefault="00496656" w:rsidP="00496656">
      <w:pPr>
        <w:pStyle w:val="CSSC8"/>
      </w:pPr>
      <w:r>
        <w:rPr>
          <w:rFonts w:hint="eastAsia"/>
        </w:rPr>
        <w:t>图</w:t>
      </w:r>
      <w:r>
        <w:rPr>
          <w:rFonts w:hint="eastAsia"/>
        </w:rPr>
        <w:t xml:space="preserve"> </w:t>
      </w:r>
      <w:r w:rsidR="002105E9">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2105E9">
        <w:fldChar w:fldCharType="separate"/>
      </w:r>
      <w:r w:rsidR="00377B62">
        <w:rPr>
          <w:noProof/>
        </w:rPr>
        <w:t>7</w:t>
      </w:r>
      <w:r w:rsidR="002105E9">
        <w:fldChar w:fldCharType="end"/>
      </w:r>
      <w:r>
        <w:rPr>
          <w:rFonts w:hint="eastAsia"/>
        </w:rPr>
        <w:t xml:space="preserve"> </w:t>
      </w:r>
      <w:r>
        <w:rPr>
          <w:rFonts w:hint="eastAsia"/>
        </w:rPr>
        <w:t>无缝光谱数据处理流程</w:t>
      </w:r>
    </w:p>
    <w:p w:rsidR="008B670C" w:rsidRPr="008B670C" w:rsidRDefault="008B670C" w:rsidP="008B670C">
      <w:pPr>
        <w:pStyle w:val="CSSC0"/>
        <w:ind w:firstLine="560"/>
      </w:pPr>
      <w:r w:rsidRPr="008B670C">
        <w:t>无缝光谱的数据流水线软件可以参照</w:t>
      </w:r>
      <w:r w:rsidRPr="008B670C">
        <w:t>HST</w:t>
      </w:r>
      <w:r w:rsidRPr="008B670C">
        <w:t>用于处理无缝光谱的</w:t>
      </w:r>
      <w:proofErr w:type="spellStart"/>
      <w:r w:rsidRPr="008B670C">
        <w:t>aXe</w:t>
      </w:r>
      <w:proofErr w:type="spellEnd"/>
      <w:r w:rsidRPr="008B670C">
        <w:t xml:space="preserve"> Software Package(Kummel et al. 2009, PASP, 121, 59; </w:t>
      </w:r>
      <w:hyperlink r:id="rId17" w:history="1">
        <w:r w:rsidRPr="008B670C">
          <w:rPr>
            <w:rStyle w:val="Hyperlink"/>
          </w:rPr>
          <w:t>http://www.stsci.edu/institute/software_hardware/stsdas/axe</w:t>
        </w:r>
      </w:hyperlink>
      <w:r w:rsidRPr="008B670C">
        <w:t>)</w:t>
      </w:r>
      <w:r w:rsidRPr="008B670C">
        <w:t>。整个软件包包括三部分：</w:t>
      </w:r>
    </w:p>
    <w:p w:rsidR="008B670C" w:rsidRPr="008B670C" w:rsidRDefault="008B670C" w:rsidP="000461AE">
      <w:pPr>
        <w:pStyle w:val="CSSC2"/>
      </w:pPr>
      <w:proofErr w:type="spellStart"/>
      <w:r w:rsidRPr="008B670C">
        <w:t>aXe</w:t>
      </w:r>
      <w:proofErr w:type="spellEnd"/>
      <w:r w:rsidRPr="008B670C">
        <w:t>：光谱抽取和定标的主程序；</w:t>
      </w:r>
    </w:p>
    <w:p w:rsidR="008B670C" w:rsidRPr="008B670C" w:rsidRDefault="008B670C" w:rsidP="000461AE">
      <w:pPr>
        <w:pStyle w:val="CSSC2"/>
      </w:pPr>
      <w:proofErr w:type="spellStart"/>
      <w:r w:rsidRPr="008B670C">
        <w:t>aXeSIM</w:t>
      </w:r>
      <w:proofErr w:type="spellEnd"/>
      <w:r w:rsidRPr="008B670C">
        <w:t>：用来做无缝光谱二维图像的仿真；</w:t>
      </w:r>
    </w:p>
    <w:p w:rsidR="008B670C" w:rsidRPr="008B670C" w:rsidRDefault="008B670C" w:rsidP="000461AE">
      <w:pPr>
        <w:pStyle w:val="CSSC2"/>
      </w:pPr>
      <w:r w:rsidRPr="008B670C">
        <w:t>aXe2web</w:t>
      </w:r>
      <w:r w:rsidRPr="008B670C">
        <w:t>：用来创建可视化网页，方便用户检视</w:t>
      </w:r>
      <w:proofErr w:type="spellStart"/>
      <w:r w:rsidRPr="008B670C">
        <w:t>aXe</w:t>
      </w:r>
      <w:proofErr w:type="spellEnd"/>
      <w:r w:rsidRPr="008B670C">
        <w:t>的输出结果。</w:t>
      </w:r>
    </w:p>
    <w:p w:rsidR="008B670C" w:rsidRPr="00823297" w:rsidRDefault="008B670C" w:rsidP="008B670C">
      <w:pPr>
        <w:pStyle w:val="CSSC0"/>
        <w:ind w:firstLine="560"/>
        <w:rPr>
          <w:rFonts w:hint="eastAsia"/>
          <w:color w:val="FF0000"/>
        </w:rPr>
      </w:pPr>
      <w:r w:rsidRPr="008B670C">
        <w:t>这三部分中，前两部分是数据处理的必要组成部分，第三部分能够给科学用户带来很大方便。</w:t>
      </w:r>
      <w:proofErr w:type="spellStart"/>
      <w:r w:rsidRPr="008B670C">
        <w:t>aXe</w:t>
      </w:r>
      <w:proofErr w:type="spellEnd"/>
      <w:r w:rsidRPr="008B670C">
        <w:t>不仅仅可以用于</w:t>
      </w:r>
      <w:r w:rsidRPr="008B670C">
        <w:t>HST</w:t>
      </w:r>
      <w:r w:rsidRPr="008B670C">
        <w:t>数据，也可以用于其他无缝光谱的处理。因此我们可以参照</w:t>
      </w:r>
      <w:proofErr w:type="spellStart"/>
      <w:r w:rsidRPr="008B670C">
        <w:t>aXe</w:t>
      </w:r>
      <w:proofErr w:type="spellEnd"/>
      <w:r w:rsidRPr="008B670C">
        <w:t xml:space="preserve"> Software Package</w:t>
      </w:r>
      <w:r w:rsidRPr="008B670C">
        <w:t>来编写空</w:t>
      </w:r>
      <w:r w:rsidRPr="008B670C">
        <w:lastRenderedPageBreak/>
        <w:t>间站望远镜无缝光谱的数据流水线软件。</w:t>
      </w:r>
      <w:proofErr w:type="spellStart"/>
      <w:r w:rsidRPr="008B670C">
        <w:t>aXe</w:t>
      </w:r>
      <w:proofErr w:type="spellEnd"/>
      <w:r w:rsidRPr="008B670C">
        <w:t>本身主要用</w:t>
      </w:r>
      <w:r w:rsidRPr="008B670C">
        <w:t>C</w:t>
      </w:r>
      <w:r w:rsidRPr="008B670C">
        <w:t>语言编写，并融入了</w:t>
      </w:r>
      <w:proofErr w:type="spellStart"/>
      <w:r w:rsidRPr="008B670C">
        <w:t>PyRAF</w:t>
      </w:r>
      <w:proofErr w:type="spellEnd"/>
      <w:r w:rsidRPr="008B670C">
        <w:t>和</w:t>
      </w:r>
      <w:r w:rsidRPr="008B670C">
        <w:t>IRAF</w:t>
      </w:r>
      <w:r w:rsidRPr="008B670C">
        <w:t>。最近（</w:t>
      </w:r>
      <w:r w:rsidRPr="008B670C">
        <w:t>2018</w:t>
      </w:r>
      <w:r w:rsidRPr="008B670C">
        <w:t>年</w:t>
      </w:r>
      <w:r w:rsidRPr="008B670C">
        <w:t>5</w:t>
      </w:r>
      <w:r w:rsidRPr="008B670C">
        <w:t>月）</w:t>
      </w:r>
      <w:proofErr w:type="spellStart"/>
      <w:r w:rsidRPr="008B670C">
        <w:t>aXe</w:t>
      </w:r>
      <w:proofErr w:type="spellEnd"/>
      <w:r w:rsidRPr="008B670C">
        <w:t>新增了</w:t>
      </w:r>
      <w:proofErr w:type="spellStart"/>
      <w:r w:rsidRPr="008B670C">
        <w:t>Jupyter</w:t>
      </w:r>
      <w:proofErr w:type="spellEnd"/>
      <w:r w:rsidRPr="008B670C">
        <w:t xml:space="preserve"> Notebook</w:t>
      </w:r>
      <w:r w:rsidRPr="008B670C">
        <w:t>功能。</w:t>
      </w:r>
      <w:r w:rsidR="00823297" w:rsidRPr="00823297">
        <w:rPr>
          <w:rFonts w:hint="eastAsia"/>
          <w:color w:val="FF0000"/>
        </w:rPr>
        <w:t>[[</w:t>
      </w:r>
      <w:r w:rsidR="000E59F4" w:rsidRPr="00823297">
        <w:rPr>
          <w:rFonts w:hint="eastAsia"/>
          <w:color w:val="FF0000"/>
        </w:rPr>
        <w:t>强调必须针对空间站光学巡天研究无缝光谱的处理方法。</w:t>
      </w:r>
    </w:p>
    <w:p w:rsidR="00823297" w:rsidRPr="00823297" w:rsidRDefault="00823297" w:rsidP="008B670C">
      <w:pPr>
        <w:pStyle w:val="CSSC0"/>
        <w:ind w:firstLine="560"/>
        <w:rPr>
          <w:color w:val="FF0000"/>
        </w:rPr>
      </w:pPr>
      <w:r w:rsidRPr="00823297">
        <w:rPr>
          <w:rFonts w:hint="eastAsia"/>
          <w:color w:val="FF0000"/>
        </w:rPr>
        <w:t>无缝光谱的平场相当复杂</w:t>
      </w:r>
      <w:r w:rsidRPr="00823297">
        <w:rPr>
          <w:rFonts w:hint="eastAsia"/>
          <w:color w:val="FF0000"/>
        </w:rPr>
        <w:t>]]</w:t>
      </w:r>
    </w:p>
    <w:p w:rsidR="008B670C" w:rsidRPr="008B670C" w:rsidRDefault="008B670C" w:rsidP="00823297">
      <w:pPr>
        <w:pStyle w:val="CSSC0"/>
        <w:ind w:firstLine="560"/>
      </w:pPr>
      <w:bookmarkStart w:id="186" w:name="_Toc528572629"/>
      <w:r w:rsidRPr="008B670C">
        <w:t>无缝光谱</w:t>
      </w:r>
      <w:ins w:id="187" w:author="詹虎" w:date="2018-11-14T00:08:00Z">
        <w:r w:rsidR="00823297">
          <w:rPr>
            <w:rFonts w:hint="eastAsia"/>
          </w:rPr>
          <w:t>的定标包括</w:t>
        </w:r>
      </w:ins>
      <w:r w:rsidRPr="008B670C">
        <w:t>波长</w:t>
      </w:r>
      <w:ins w:id="188" w:author="詹虎" w:date="2018-11-14T00:08:00Z">
        <w:r w:rsidR="00823297">
          <w:rPr>
            <w:rFonts w:hint="eastAsia"/>
          </w:rPr>
          <w:t>定标</w:t>
        </w:r>
      </w:ins>
      <w:r w:rsidRPr="008B670C">
        <w:t>和流量定标</w:t>
      </w:r>
      <w:bookmarkEnd w:id="186"/>
      <w:ins w:id="189" w:author="詹虎" w:date="2018-11-14T00:08:00Z">
        <w:r w:rsidR="00823297">
          <w:rPr>
            <w:rFonts w:hint="eastAsia"/>
          </w:rPr>
          <w:t>两部分：</w:t>
        </w:r>
      </w:ins>
    </w:p>
    <w:p w:rsidR="008B670C" w:rsidRPr="008B670C" w:rsidRDefault="008B670C" w:rsidP="00823297">
      <w:pPr>
        <w:pStyle w:val="CSSC1"/>
        <w:numPr>
          <w:ilvl w:val="6"/>
          <w:numId w:val="19"/>
        </w:numPr>
        <w:pPrChange w:id="190" w:author="詹虎" w:date="2018-11-14T00:08:00Z">
          <w:pPr>
            <w:pStyle w:val="CSSC1"/>
          </w:pPr>
        </w:pPrChange>
      </w:pPr>
      <w:r w:rsidRPr="008B670C">
        <w:t>波长定标</w:t>
      </w:r>
    </w:p>
    <w:p w:rsidR="008B670C" w:rsidRPr="008B670C" w:rsidRDefault="008B670C" w:rsidP="000461AE">
      <w:pPr>
        <w:pStyle w:val="CSSC2"/>
      </w:pPr>
      <w:r w:rsidRPr="008B670C">
        <w:t>观测</w:t>
      </w:r>
    </w:p>
    <w:p w:rsidR="008B670C" w:rsidRPr="008B670C" w:rsidRDefault="008B670C" w:rsidP="008B670C">
      <w:pPr>
        <w:pStyle w:val="CSSC0"/>
        <w:ind w:firstLine="560"/>
      </w:pPr>
      <w:r w:rsidRPr="008B670C">
        <w:t>无缝光谱的波长定标通过观测有一系列强发射线的点源来实现。例如，</w:t>
      </w:r>
      <w:r w:rsidRPr="008B670C">
        <w:t xml:space="preserve">HST </w:t>
      </w:r>
      <w:r w:rsidRPr="008B670C">
        <w:t>观测的是数个行星状星云。我们同样将选择数个已经研究比较成熟的行星状星云。这些行星状星云有很强的发射线。同时，它们有非常好的地面观测数据，也就是说，它们的发射线波长是已知的（视向速度已经考虑）。为了与无缝光谱比较，地面的高（波长）分辨率光谱需要平滑，以达到无缝光谱一样的分辨率。行星状星云在空间望远镜下可能不是严格的点源，这时可以考虑别的源，例如</w:t>
      </w:r>
      <w:r w:rsidRPr="008B670C">
        <w:t>Wolf-</w:t>
      </w:r>
      <w:proofErr w:type="spellStart"/>
      <w:r w:rsidRPr="008B670C">
        <w:t>Rayet</w:t>
      </w:r>
      <w:proofErr w:type="spellEnd"/>
      <w:r w:rsidRPr="008B670C">
        <w:t>星。</w:t>
      </w:r>
    </w:p>
    <w:p w:rsidR="008B670C" w:rsidRPr="008B670C" w:rsidRDefault="008B670C" w:rsidP="000461AE">
      <w:pPr>
        <w:pStyle w:val="CSSC2"/>
      </w:pPr>
      <w:r w:rsidRPr="008B670C">
        <w:t>波长基准</w:t>
      </w:r>
    </w:p>
    <w:p w:rsidR="008B670C" w:rsidRPr="008B670C" w:rsidRDefault="008B670C" w:rsidP="008B670C">
      <w:pPr>
        <w:pStyle w:val="CSSC0"/>
        <w:ind w:firstLine="560"/>
      </w:pPr>
      <w:r w:rsidRPr="008B670C">
        <w:t>对于每个源，我们需要一个波长基准，也就是波长参考点。一般来说，如果无缝光谱的观测伴随着一个直接宽度成像的观测（一前一后使用同一个</w:t>
      </w:r>
      <w:r w:rsidRPr="008B670C">
        <w:t>guide star</w:t>
      </w:r>
      <w:r w:rsidRPr="008B670C">
        <w:t>），那么该直接成像的图像中的源位置将用作波长基准。如果没有直接成像，可以利用无缝光谱的零阶像作为波长参考点。但是零阶像往往由于色差的原因在光谱方向已经被色散开，这会给波长定标带来额外的误差。这种情况下需要额外的校准。</w:t>
      </w:r>
      <w:r w:rsidR="00571AF9" w:rsidRPr="00571AF9">
        <w:rPr>
          <w:rFonts w:hint="eastAsia"/>
          <w:color w:val="FF0000"/>
        </w:rPr>
        <w:t>[[</w:t>
      </w:r>
      <w:r w:rsidR="00571AF9">
        <w:rPr>
          <w:rFonts w:hint="eastAsia"/>
          <w:color w:val="FF0000"/>
        </w:rPr>
        <w:t>用</w:t>
      </w:r>
      <w:r w:rsidR="00571AF9">
        <w:rPr>
          <w:rFonts w:hint="eastAsia"/>
          <w:color w:val="FF0000"/>
        </w:rPr>
        <w:t>grating</w:t>
      </w:r>
      <w:r w:rsidR="00571AF9">
        <w:rPr>
          <w:rFonts w:hint="eastAsia"/>
          <w:color w:val="FF0000"/>
        </w:rPr>
        <w:t>，</w:t>
      </w:r>
      <w:r w:rsidR="00571AF9">
        <w:rPr>
          <w:rFonts w:hint="eastAsia"/>
          <w:color w:val="FF0000"/>
        </w:rPr>
        <w:t>0</w:t>
      </w:r>
      <w:r w:rsidR="00571AF9">
        <w:rPr>
          <w:rFonts w:hint="eastAsia"/>
          <w:color w:val="FF0000"/>
        </w:rPr>
        <w:t>级像无色散，且像质很好</w:t>
      </w:r>
      <w:r w:rsidR="00571AF9" w:rsidRPr="00571AF9">
        <w:rPr>
          <w:rFonts w:hint="eastAsia"/>
          <w:color w:val="FF0000"/>
        </w:rPr>
        <w:t>]]</w:t>
      </w:r>
    </w:p>
    <w:p w:rsidR="008B670C" w:rsidRPr="008B670C" w:rsidRDefault="008B670C" w:rsidP="000461AE">
      <w:pPr>
        <w:pStyle w:val="CSSC2"/>
      </w:pPr>
      <w:r w:rsidRPr="008B670C">
        <w:t>定标</w:t>
      </w:r>
    </w:p>
    <w:p w:rsidR="008B670C" w:rsidRPr="008B670C" w:rsidRDefault="008B670C" w:rsidP="008B670C">
      <w:pPr>
        <w:pStyle w:val="CSSC0"/>
        <w:ind w:firstLine="560"/>
      </w:pPr>
      <w:r w:rsidRPr="008B670C">
        <w:t>有了上面的观测和波长参考点，我们就可以计算波长</w:t>
      </w:r>
      <w:r w:rsidRPr="008B670C">
        <w:t>λ</w:t>
      </w:r>
      <w:r w:rsidRPr="008B670C">
        <w:t>和距离</w:t>
      </w:r>
      <w:r w:rsidRPr="008B670C">
        <w:t>s</w:t>
      </w:r>
      <w:r w:rsidRPr="008B670C">
        <w:t>的关系。距离</w:t>
      </w:r>
      <w:r w:rsidRPr="008B670C">
        <w:t xml:space="preserve"> s </w:t>
      </w:r>
      <w:r w:rsidRPr="008B670C">
        <w:t>指的是相对波长参考点的像元数。这儿我们假设图像已经完全处理过了，而且光谱已经扳直了。一般可以利用多项式来表示</w:t>
      </w:r>
      <w:r w:rsidRPr="008B670C">
        <w:t>λ</w:t>
      </w:r>
      <w:r w:rsidRPr="008B670C">
        <w:t>和</w:t>
      </w:r>
      <w:r w:rsidRPr="008B670C">
        <w:t>s</w:t>
      </w:r>
      <w:r w:rsidRPr="008B670C">
        <w:t>的关系：</w:t>
      </w:r>
      <w:r w:rsidRPr="008B670C">
        <w:t>λ= a</w:t>
      </w:r>
      <w:r w:rsidRPr="008B670C">
        <w:rPr>
          <w:vertAlign w:val="subscript"/>
        </w:rPr>
        <w:t>0</w:t>
      </w:r>
      <w:r w:rsidRPr="008B670C">
        <w:t xml:space="preserve"> + a</w:t>
      </w:r>
      <w:r w:rsidRPr="008B670C">
        <w:rPr>
          <w:vertAlign w:val="subscript"/>
        </w:rPr>
        <w:t>1</w:t>
      </w:r>
      <w:r w:rsidRPr="008B670C">
        <w:t xml:space="preserve"> s + a</w:t>
      </w:r>
      <w:r w:rsidRPr="008B670C">
        <w:rPr>
          <w:vertAlign w:val="subscript"/>
        </w:rPr>
        <w:t>2</w:t>
      </w:r>
      <w:r w:rsidRPr="008B670C">
        <w:t xml:space="preserve"> s</w:t>
      </w:r>
      <w:r w:rsidRPr="008B670C">
        <w:rPr>
          <w:vertAlign w:val="superscript"/>
        </w:rPr>
        <w:t>2</w:t>
      </w:r>
      <w:r w:rsidRPr="008B670C">
        <w:t xml:space="preserve"> + …</w:t>
      </w:r>
      <w:r w:rsidRPr="008B670C">
        <w:t>。如果简单地利用</w:t>
      </w:r>
      <w:r w:rsidRPr="008B670C">
        <w:t xml:space="preserve"> s </w:t>
      </w:r>
      <w:r w:rsidRPr="008B670C">
        <w:t>作为</w:t>
      </w:r>
      <w:r w:rsidRPr="008B670C">
        <w:t xml:space="preserve"> x </w:t>
      </w:r>
      <w:r w:rsidRPr="008B670C">
        <w:t>项效果不好，可以考虑较为复杂的形式。需要指出的是，这个关系一般是焦平面位置的函数，也就是说，</w:t>
      </w:r>
      <w:r w:rsidRPr="008B670C">
        <w:t>a</w:t>
      </w:r>
      <w:r w:rsidRPr="008B670C">
        <w:rPr>
          <w:vertAlign w:val="subscript"/>
        </w:rPr>
        <w:t>0</w:t>
      </w:r>
      <w:r w:rsidRPr="008B670C">
        <w:t>和</w:t>
      </w:r>
      <w:r w:rsidRPr="008B670C">
        <w:t>a</w:t>
      </w:r>
      <w:r w:rsidRPr="008B670C">
        <w:rPr>
          <w:vertAlign w:val="subscript"/>
        </w:rPr>
        <w:t>1</w:t>
      </w:r>
      <w:r w:rsidRPr="008B670C">
        <w:t>等是（</w:t>
      </w:r>
      <w:proofErr w:type="spellStart"/>
      <w:r w:rsidRPr="008B670C">
        <w:t>x,y</w:t>
      </w:r>
      <w:proofErr w:type="spellEnd"/>
      <w:r w:rsidRPr="008B670C">
        <w:t>）的函数。所以需要更细致的观测和测量（见下）。</w:t>
      </w:r>
    </w:p>
    <w:p w:rsidR="008B670C" w:rsidRPr="008B670C" w:rsidRDefault="008B670C" w:rsidP="000461AE">
      <w:pPr>
        <w:pStyle w:val="CSSC2"/>
      </w:pPr>
      <w:r w:rsidRPr="008B670C">
        <w:t>随空间位置和时间的变化</w:t>
      </w:r>
    </w:p>
    <w:p w:rsidR="00571AF9" w:rsidRPr="008B670C" w:rsidRDefault="00571AF9" w:rsidP="00571AF9">
      <w:pPr>
        <w:pStyle w:val="CSSC0"/>
        <w:ind w:firstLine="560"/>
      </w:pPr>
      <w:r w:rsidRPr="00571AF9">
        <w:rPr>
          <w:rFonts w:hint="eastAsia"/>
          <w:color w:val="FF0000"/>
        </w:rPr>
        <w:lastRenderedPageBreak/>
        <w:t>[[</w:t>
      </w:r>
      <w:r>
        <w:rPr>
          <w:rFonts w:hint="eastAsia"/>
          <w:color w:val="FF0000"/>
        </w:rPr>
        <w:t>地面工作非常关键，在轨没有条件在焦面上进行很密集的定标</w:t>
      </w:r>
      <w:r w:rsidRPr="00571AF9">
        <w:rPr>
          <w:rFonts w:hint="eastAsia"/>
          <w:color w:val="FF0000"/>
        </w:rPr>
        <w:t>]]</w:t>
      </w:r>
    </w:p>
    <w:p w:rsidR="008B670C" w:rsidRPr="008B670C" w:rsidRDefault="008B670C" w:rsidP="008B670C">
      <w:pPr>
        <w:pStyle w:val="CSSC0"/>
        <w:ind w:firstLine="560"/>
      </w:pPr>
      <w:r w:rsidRPr="008B670C">
        <w:t>上面所说，波长</w:t>
      </w:r>
      <w:r w:rsidRPr="008B670C">
        <w:t>λ</w:t>
      </w:r>
      <w:r w:rsidRPr="008B670C">
        <w:t>和距离</w:t>
      </w:r>
      <w:r w:rsidRPr="008B670C">
        <w:t>s</w:t>
      </w:r>
      <w:r w:rsidRPr="008B670C">
        <w:t>的关系一般是位置（指目标</w:t>
      </w:r>
      <w:bookmarkStart w:id="191" w:name="_GoBack"/>
      <w:bookmarkEnd w:id="191"/>
      <w:r w:rsidRPr="008B670C">
        <w:t>源在</w:t>
      </w:r>
      <w:r w:rsidRPr="008B670C">
        <w:t>CCD</w:t>
      </w:r>
      <w:r w:rsidRPr="008B670C">
        <w:t>上的位置）的函数。这是由于像在焦平面不同的位置扭曲的不一样。在拍摄定标星的时候，我们需要在不同位置拍摄，以建立一个数据库。同样的，上述关系也可能是色散方向的函数（色散方向和探测器夹角），所以我们还需要在不同的色散方向拍摄定标星。</w:t>
      </w:r>
    </w:p>
    <w:p w:rsidR="008B670C" w:rsidRPr="008B670C" w:rsidRDefault="008B670C" w:rsidP="008B670C">
      <w:pPr>
        <w:pStyle w:val="CSSC0"/>
        <w:ind w:firstLine="560"/>
      </w:pPr>
      <w:r w:rsidRPr="008B670C">
        <w:t>同样，波长</w:t>
      </w:r>
      <w:r w:rsidRPr="008B670C">
        <w:t>λ</w:t>
      </w:r>
      <w:r w:rsidRPr="008B670C">
        <w:t>和距离</w:t>
      </w:r>
      <w:r w:rsidRPr="008B670C">
        <w:t>s</w:t>
      </w:r>
      <w:r w:rsidRPr="008B670C">
        <w:t>的关系有可能是时间的函数。这需要我们每隔一段时间去拍摄一次定标星。目前</w:t>
      </w:r>
      <w:r w:rsidRPr="008B670C">
        <w:t xml:space="preserve">HST </w:t>
      </w:r>
      <w:r w:rsidRPr="008B670C">
        <w:t>并没有测到该关系随时间的变化。</w:t>
      </w:r>
    </w:p>
    <w:p w:rsidR="008B670C" w:rsidRPr="008B670C" w:rsidRDefault="008B670C" w:rsidP="000461AE">
      <w:pPr>
        <w:pStyle w:val="CSSC1"/>
      </w:pPr>
      <w:r w:rsidRPr="008B670C">
        <w:t>流量定标</w:t>
      </w:r>
    </w:p>
    <w:p w:rsidR="00B35F2C" w:rsidRPr="008B670C" w:rsidRDefault="008B670C" w:rsidP="00B35F2C">
      <w:pPr>
        <w:pStyle w:val="CSSC0"/>
        <w:ind w:firstLine="560"/>
      </w:pPr>
      <w:r w:rsidRPr="008B670C">
        <w:t>流量定标相对波长定标简单一些。一是在空间没有大气的吸收，二是不用考虑狭缝损失流量。一般来说通过拍摄一两颗一级标准星可以把无缝光谱理论上的透过率和波长的关系计算出来。和波长定标一样，这种关系是位置和角度的函数，需要在不同的位置和角度去拍摄标准星。同样，需要每隔一段时间去拍摄一次标准星，以监测流量定标随时间的变化。</w:t>
      </w:r>
    </w:p>
    <w:p w:rsidR="00B35F2C" w:rsidRDefault="00B35F2C" w:rsidP="00007E7B">
      <w:pPr>
        <w:pStyle w:val="Heading2"/>
      </w:pPr>
      <w:bookmarkStart w:id="192" w:name="_Toc528572630"/>
      <w:r>
        <w:rPr>
          <w:rFonts w:hint="eastAsia"/>
        </w:rPr>
        <w:t>数据质量保证分系统</w:t>
      </w:r>
      <w:bookmarkEnd w:id="192"/>
    </w:p>
    <w:p w:rsidR="002512B3" w:rsidDel="009067D9" w:rsidRDefault="002512B3" w:rsidP="002512B3">
      <w:pPr>
        <w:pStyle w:val="CSSC0"/>
        <w:ind w:firstLine="560"/>
        <w:rPr>
          <w:del w:id="193" w:author="詹虎" w:date="2018-11-14T00:22:00Z"/>
        </w:rPr>
      </w:pPr>
      <w:del w:id="194" w:author="詹虎" w:date="2018-11-14T00:21:00Z">
        <w:r w:rsidRPr="00EC0B5F" w:rsidDel="009067D9">
          <w:rPr>
            <w:rFonts w:hint="eastAsia"/>
          </w:rPr>
          <w:delText>只有通过巡天科学中心（巡天</w:delText>
        </w:r>
        <w:r w:rsidDel="009067D9">
          <w:rPr>
            <w:rFonts w:hint="eastAsia"/>
          </w:rPr>
          <w:delText>科学应用</w:delText>
        </w:r>
        <w:r w:rsidRPr="00EC0B5F" w:rsidDel="009067D9">
          <w:rPr>
            <w:rFonts w:hint="eastAsia"/>
          </w:rPr>
          <w:delText>系统），巡天设施才能顺利完成工程任务，所采集的观测数据才能真正转化为科学产出</w:delText>
        </w:r>
        <w:r w:rsidDel="009067D9">
          <w:rPr>
            <w:rFonts w:hint="eastAsia"/>
          </w:rPr>
          <w:delText>，巡天</w:delText>
        </w:r>
      </w:del>
      <w:r>
        <w:rPr>
          <w:rFonts w:hint="eastAsia"/>
        </w:rPr>
        <w:t>科学应用系统完成任务的质量</w:t>
      </w:r>
      <w:r w:rsidRPr="00EC0B5F">
        <w:rPr>
          <w:rFonts w:hint="eastAsia"/>
        </w:rPr>
        <w:t>对空间站</w:t>
      </w:r>
      <w:del w:id="195" w:author="詹虎" w:date="2018-11-14T00:21:00Z">
        <w:r w:rsidRPr="00EC0B5F" w:rsidDel="009067D9">
          <w:rPr>
            <w:rFonts w:hint="eastAsia"/>
          </w:rPr>
          <w:delText>多色成像与无缝光谱</w:delText>
        </w:r>
      </w:del>
      <w:ins w:id="196" w:author="詹虎" w:date="2018-11-14T00:21:00Z">
        <w:r w:rsidR="009067D9">
          <w:rPr>
            <w:rFonts w:hint="eastAsia"/>
          </w:rPr>
          <w:t>光学</w:t>
        </w:r>
      </w:ins>
      <w:r w:rsidRPr="00EC0B5F">
        <w:rPr>
          <w:rFonts w:hint="eastAsia"/>
        </w:rPr>
        <w:t>巡天的顺利实施</w:t>
      </w:r>
      <w:ins w:id="197" w:author="詹虎" w:date="2018-11-14T00:22:00Z">
        <w:r w:rsidR="009067D9">
          <w:rPr>
            <w:rFonts w:hint="eastAsia"/>
          </w:rPr>
          <w:t>和科学产出</w:t>
        </w:r>
      </w:ins>
      <w:r w:rsidRPr="00EC0B5F">
        <w:rPr>
          <w:rFonts w:hint="eastAsia"/>
        </w:rPr>
        <w:t>具有重要意义</w:t>
      </w:r>
      <w:r>
        <w:rPr>
          <w:rFonts w:hint="eastAsia"/>
        </w:rPr>
        <w:t>。</w:t>
      </w:r>
    </w:p>
    <w:p w:rsidR="002512B3" w:rsidRDefault="002512B3" w:rsidP="002512B3">
      <w:pPr>
        <w:pStyle w:val="CSSC0"/>
        <w:ind w:firstLine="560"/>
      </w:pPr>
      <w:r>
        <w:rPr>
          <w:rFonts w:hint="eastAsia"/>
        </w:rPr>
        <w:t>巡天期间每天数据量为</w:t>
      </w:r>
      <w:r w:rsidR="009067D9">
        <w:rPr>
          <w:rFonts w:hint="eastAsia"/>
        </w:rPr>
        <w:t>~2</w:t>
      </w:r>
      <w:r w:rsidRPr="00EC0B5F">
        <w:t>T</w:t>
      </w:r>
      <w:r w:rsidR="009067D9">
        <w:rPr>
          <w:rFonts w:hint="eastAsia"/>
        </w:rPr>
        <w:t>B</w:t>
      </w:r>
      <w:r>
        <w:rPr>
          <w:rFonts w:hint="eastAsia"/>
        </w:rPr>
        <w:t>，</w:t>
      </w:r>
      <w:r w:rsidRPr="00EC0B5F">
        <w:rPr>
          <w:rFonts w:hint="eastAsia"/>
        </w:rPr>
        <w:t>全生命周期</w:t>
      </w:r>
      <w:r w:rsidRPr="00EC0B5F">
        <w:rPr>
          <w:rFonts w:hint="eastAsia"/>
        </w:rPr>
        <w:t>6</w:t>
      </w:r>
      <w:r w:rsidRPr="00EC0B5F">
        <w:rPr>
          <w:rFonts w:hint="eastAsia"/>
        </w:rPr>
        <w:t>年获得约</w:t>
      </w:r>
      <w:r w:rsidRPr="00EC0B5F">
        <w:rPr>
          <w:rFonts w:hint="eastAsia"/>
        </w:rPr>
        <w:t>5PB</w:t>
      </w:r>
      <w:r w:rsidRPr="00EC0B5F">
        <w:rPr>
          <w:rFonts w:hint="eastAsia"/>
        </w:rPr>
        <w:t>原始数据</w:t>
      </w:r>
      <w:r w:rsidRPr="00EC0B5F">
        <w:rPr>
          <w:rFonts w:hint="eastAsia"/>
        </w:rPr>
        <w:t>,</w:t>
      </w:r>
      <w:r w:rsidRPr="00EC0B5F">
        <w:rPr>
          <w:rFonts w:hint="eastAsia"/>
        </w:rPr>
        <w:t>处理后数据总量达</w:t>
      </w:r>
      <w:r w:rsidRPr="00EC0B5F">
        <w:rPr>
          <w:rFonts w:hint="eastAsia"/>
        </w:rPr>
        <w:t>55PB</w:t>
      </w:r>
      <w:r>
        <w:rPr>
          <w:rFonts w:hint="eastAsia"/>
        </w:rPr>
        <w:t>。如何保证海量观测数据的真实性、正确性、完整性等，对于</w:t>
      </w:r>
      <w:r w:rsidRPr="00EC0B5F">
        <w:rPr>
          <w:rFonts w:hint="eastAsia"/>
        </w:rPr>
        <w:t>巡天</w:t>
      </w:r>
      <w:r>
        <w:rPr>
          <w:rFonts w:hint="eastAsia"/>
        </w:rPr>
        <w:t>科学应用</w:t>
      </w:r>
      <w:r w:rsidRPr="00EC0B5F">
        <w:rPr>
          <w:rFonts w:hint="eastAsia"/>
        </w:rPr>
        <w:t>系统</w:t>
      </w:r>
      <w:r>
        <w:rPr>
          <w:rFonts w:hint="eastAsia"/>
        </w:rPr>
        <w:t>来说是个挑战，有大量的工作要做，以保证在科学应用系统落实一系列质量策略。</w:t>
      </w:r>
      <w:del w:id="198" w:author="詹虎" w:date="2018-11-14T00:22:00Z">
        <w:r w:rsidDel="009067D9">
          <w:rPr>
            <w:rFonts w:hint="eastAsia"/>
          </w:rPr>
          <w:delText>。</w:delText>
        </w:r>
      </w:del>
    </w:p>
    <w:p w:rsidR="002512B3" w:rsidRPr="00C34BFE" w:rsidRDefault="002512B3" w:rsidP="002512B3">
      <w:pPr>
        <w:pStyle w:val="CSSC0"/>
        <w:ind w:firstLine="560"/>
      </w:pPr>
      <w:r>
        <w:rPr>
          <w:rFonts w:hint="eastAsia"/>
        </w:rPr>
        <w:t>因此需要在科学应用系统里</w:t>
      </w:r>
      <w:ins w:id="199" w:author="詹虎" w:date="2018-11-14T00:22:00Z">
        <w:r w:rsidR="009067D9">
          <w:rPr>
            <w:rFonts w:hint="eastAsia"/>
          </w:rPr>
          <w:t>专门</w:t>
        </w:r>
      </w:ins>
      <w:r>
        <w:rPr>
          <w:rFonts w:hint="eastAsia"/>
        </w:rPr>
        <w:t>建立一个</w:t>
      </w:r>
      <w:del w:id="200" w:author="詹虎" w:date="2018-11-14T00:22:00Z">
        <w:r w:rsidDel="009067D9">
          <w:rPr>
            <w:rFonts w:hint="eastAsia"/>
          </w:rPr>
          <w:delText>由</w:delText>
        </w:r>
        <w:r w:rsidDel="009067D9">
          <w:rPr>
            <w:rFonts w:hint="eastAsia"/>
          </w:rPr>
          <w:delText>XXX</w:delText>
        </w:r>
        <w:r w:rsidDel="009067D9">
          <w:rPr>
            <w:rFonts w:hint="eastAsia"/>
          </w:rPr>
          <w:delText>直接领导的的</w:delText>
        </w:r>
      </w:del>
      <w:r>
        <w:rPr>
          <w:rFonts w:hint="eastAsia"/>
        </w:rPr>
        <w:t>数据质量保证系统，</w:t>
      </w:r>
      <w:del w:id="201" w:author="詹虎" w:date="2018-11-14T00:22:00Z">
        <w:r w:rsidDel="009067D9">
          <w:rPr>
            <w:rFonts w:hint="eastAsia"/>
          </w:rPr>
          <w:delText>专门</w:delText>
        </w:r>
      </w:del>
      <w:r>
        <w:rPr>
          <w:rFonts w:hint="eastAsia"/>
        </w:rPr>
        <w:t>针对海量观测数据产品进行质量管理，</w:t>
      </w:r>
      <w:del w:id="202" w:author="詹虎" w:date="2018-11-14T00:22:00Z">
        <w:r w:rsidRPr="00C34BFE" w:rsidDel="00233051">
          <w:rPr>
            <w:rFonts w:hint="eastAsia"/>
          </w:rPr>
          <w:delText>以</w:delText>
        </w:r>
      </w:del>
      <w:r w:rsidRPr="00C34BFE">
        <w:rPr>
          <w:rFonts w:hint="eastAsia"/>
        </w:rPr>
        <w:t>支持在最短的时间内，用最小的费用</w:t>
      </w:r>
      <w:r>
        <w:rPr>
          <w:rFonts w:hint="eastAsia"/>
        </w:rPr>
        <w:t>建立全面的产品质量信息库、收集和分析数据产品度量数据，控制和提高数据产品质量</w:t>
      </w:r>
      <w:r w:rsidRPr="00C34BFE">
        <w:rPr>
          <w:rFonts w:hint="eastAsia"/>
        </w:rPr>
        <w:t>，满足应用需求，同时减少维护费用。</w:t>
      </w:r>
    </w:p>
    <w:p w:rsidR="002512B3" w:rsidRPr="0062063D" w:rsidRDefault="002512B3" w:rsidP="002512B3">
      <w:pPr>
        <w:pStyle w:val="CSSC0"/>
        <w:ind w:firstLine="560"/>
      </w:pPr>
    </w:p>
    <w:p w:rsidR="002512B3" w:rsidRDefault="002512B3" w:rsidP="002512B3">
      <w:pPr>
        <w:pStyle w:val="Heading3"/>
        <w:spacing w:before="20"/>
      </w:pPr>
      <w:bookmarkStart w:id="203" w:name="_Toc528572632"/>
      <w:r>
        <w:rPr>
          <w:rFonts w:hint="eastAsia"/>
        </w:rPr>
        <w:t>数据质量保证工作机制</w:t>
      </w:r>
      <w:bookmarkEnd w:id="203"/>
    </w:p>
    <w:p w:rsidR="002512B3" w:rsidRDefault="002512B3" w:rsidP="002512B3">
      <w:pPr>
        <w:pStyle w:val="CSSC0"/>
        <w:ind w:firstLine="560"/>
      </w:pPr>
      <w:r>
        <w:rPr>
          <w:rFonts w:hint="eastAsia"/>
        </w:rPr>
        <w:t>数据质量保证工作可以从质量数据采集、质量数据分析以及报告审核等多个环节进行入手，建立健全的质量保证机制和体制，规范数据处理流程，建立质量评价体系，加强质量保证过程中的监督管理等等。</w:t>
      </w:r>
    </w:p>
    <w:p w:rsidR="002512B3" w:rsidRPr="00F46DD8" w:rsidRDefault="002512B3" w:rsidP="002512B3">
      <w:pPr>
        <w:pStyle w:val="CSSC0"/>
        <w:ind w:firstLine="560"/>
      </w:pPr>
    </w:p>
    <w:p w:rsidR="002512B3" w:rsidRPr="007F683A" w:rsidRDefault="002512B3" w:rsidP="002512B3">
      <w:pPr>
        <w:pStyle w:val="Heading3"/>
        <w:spacing w:before="20"/>
      </w:pPr>
      <w:bookmarkStart w:id="204" w:name="_Toc528572633"/>
      <w:r w:rsidRPr="007F683A">
        <w:rPr>
          <w:rFonts w:hint="eastAsia"/>
        </w:rPr>
        <w:t>影响数据产品质量的环节分析</w:t>
      </w:r>
      <w:bookmarkEnd w:id="204"/>
    </w:p>
    <w:p w:rsidR="002512B3" w:rsidRPr="007F683A" w:rsidRDefault="002512B3" w:rsidP="002512B3">
      <w:pPr>
        <w:pStyle w:val="CSSC0"/>
        <w:ind w:firstLine="560"/>
      </w:pPr>
      <w:r w:rsidRPr="007F683A">
        <w:rPr>
          <w:rFonts w:hint="eastAsia"/>
        </w:rPr>
        <w:t>影响数据产品质量主要包括</w:t>
      </w:r>
      <w:r>
        <w:rPr>
          <w:rFonts w:hint="eastAsia"/>
        </w:rPr>
        <w:t>几</w:t>
      </w:r>
      <w:r w:rsidRPr="007F683A">
        <w:rPr>
          <w:rFonts w:hint="eastAsia"/>
        </w:rPr>
        <w:t>个主要环节：观测（观测数据采集）、数据流水线处理、数据流水线变更和升级。</w:t>
      </w:r>
    </w:p>
    <w:p w:rsidR="002512B3" w:rsidRDefault="002512B3" w:rsidP="002512B3">
      <w:pPr>
        <w:pStyle w:val="CSSC0"/>
        <w:ind w:firstLine="560"/>
      </w:pPr>
      <w:r w:rsidRPr="007F683A">
        <w:rPr>
          <w:rFonts w:hint="eastAsia"/>
        </w:rPr>
        <w:t>每个环节都有可能出现问题，影响数据产品质量。例如</w:t>
      </w:r>
    </w:p>
    <w:p w:rsidR="002512B3" w:rsidRDefault="002512B3" w:rsidP="002512B3">
      <w:pPr>
        <w:pStyle w:val="CSSC0"/>
        <w:ind w:firstLine="560"/>
      </w:pPr>
      <w:r w:rsidRPr="007F683A">
        <w:rPr>
          <w:rFonts w:hint="eastAsia"/>
        </w:rPr>
        <w:t>观测环节：设备配置和设置欠优、</w:t>
      </w:r>
      <w:r>
        <w:rPr>
          <w:rFonts w:hint="eastAsia"/>
        </w:rPr>
        <w:t>标定偏差、</w:t>
      </w:r>
      <w:r w:rsidRPr="007F683A">
        <w:rPr>
          <w:rFonts w:hint="eastAsia"/>
        </w:rPr>
        <w:t>设备性能降低、空间环境影响</w:t>
      </w:r>
      <w:r>
        <w:rPr>
          <w:rFonts w:hint="eastAsia"/>
        </w:rPr>
        <w:t>、观测调度编排策略和执行欠优</w:t>
      </w:r>
      <w:r w:rsidRPr="007F683A">
        <w:rPr>
          <w:rFonts w:hint="eastAsia"/>
        </w:rPr>
        <w:t>；</w:t>
      </w:r>
    </w:p>
    <w:p w:rsidR="002512B3" w:rsidRDefault="002512B3" w:rsidP="002512B3">
      <w:pPr>
        <w:pStyle w:val="CSSC0"/>
        <w:ind w:firstLine="560"/>
      </w:pPr>
      <w:r w:rsidRPr="007F683A">
        <w:rPr>
          <w:rFonts w:hint="eastAsia"/>
        </w:rPr>
        <w:t>数据流水线处理环节：算法问题、辅助数据问题、定标问题</w:t>
      </w:r>
      <w:r>
        <w:rPr>
          <w:rFonts w:hint="eastAsia"/>
        </w:rPr>
        <w:t>，计算设施运行问题</w:t>
      </w:r>
      <w:r w:rsidRPr="007F683A">
        <w:rPr>
          <w:rFonts w:hint="eastAsia"/>
        </w:rPr>
        <w:t>；</w:t>
      </w:r>
    </w:p>
    <w:p w:rsidR="002512B3" w:rsidRPr="007F683A" w:rsidRDefault="002512B3" w:rsidP="002512B3">
      <w:pPr>
        <w:pStyle w:val="CSSC0"/>
        <w:ind w:firstLine="560"/>
      </w:pPr>
      <w:r w:rsidRPr="007F683A">
        <w:rPr>
          <w:rFonts w:hint="eastAsia"/>
        </w:rPr>
        <w:t>数据流水线变更和升级环节：处理软件变更问题，流水线升级问题，在规模数据处理设施部署问题。</w:t>
      </w:r>
    </w:p>
    <w:p w:rsidR="002512B3" w:rsidRPr="007F683A" w:rsidRDefault="002512B3" w:rsidP="002512B3">
      <w:pPr>
        <w:pStyle w:val="CSSC0"/>
        <w:ind w:firstLine="560"/>
      </w:pPr>
    </w:p>
    <w:p w:rsidR="002512B3" w:rsidRPr="007F683A" w:rsidRDefault="002512B3" w:rsidP="002512B3">
      <w:pPr>
        <w:pStyle w:val="Heading3"/>
        <w:spacing w:before="20"/>
      </w:pPr>
      <w:bookmarkStart w:id="205" w:name="_Toc528572634"/>
      <w:r w:rsidRPr="007F683A">
        <w:rPr>
          <w:rFonts w:hint="eastAsia"/>
        </w:rPr>
        <w:t>数据质量保证措施</w:t>
      </w:r>
      <w:bookmarkEnd w:id="205"/>
      <w:r w:rsidR="00BD0328" w:rsidRPr="00BD0328">
        <w:rPr>
          <w:rFonts w:hint="eastAsia"/>
          <w:color w:val="FF0000"/>
        </w:rPr>
        <w:t>[[</w:t>
      </w:r>
      <w:r w:rsidR="00BD0328">
        <w:rPr>
          <w:rFonts w:hint="eastAsia"/>
          <w:color w:val="FF0000"/>
        </w:rPr>
        <w:t>精简一下，有些质量体系的内容不太适合</w:t>
      </w:r>
      <w:r w:rsidR="00BD0328" w:rsidRPr="00BD0328">
        <w:rPr>
          <w:rFonts w:hint="eastAsia"/>
          <w:color w:val="FF0000"/>
        </w:rPr>
        <w:t>]]</w:t>
      </w:r>
    </w:p>
    <w:p w:rsidR="002512B3" w:rsidRDefault="002512B3" w:rsidP="002512B3">
      <w:pPr>
        <w:pStyle w:val="Heading4"/>
        <w:spacing w:before="163" w:after="163"/>
      </w:pPr>
      <w:r w:rsidRPr="007F683A">
        <w:rPr>
          <w:rFonts w:hint="eastAsia"/>
        </w:rPr>
        <w:t>建立数据质量评判</w:t>
      </w:r>
      <w:r>
        <w:rPr>
          <w:rFonts w:hint="eastAsia"/>
        </w:rPr>
        <w:t>体系</w:t>
      </w:r>
    </w:p>
    <w:p w:rsidR="002512B3" w:rsidRDefault="002512B3" w:rsidP="002512B3">
      <w:pPr>
        <w:pStyle w:val="CSSC0"/>
        <w:ind w:firstLine="560"/>
      </w:pPr>
      <w:r w:rsidRPr="007F683A">
        <w:rPr>
          <w:rFonts w:hint="eastAsia"/>
        </w:rPr>
        <w:t>建立数据质量评判标准，</w:t>
      </w:r>
      <w:r>
        <w:rPr>
          <w:rFonts w:hint="eastAsia"/>
        </w:rPr>
        <w:t>针对</w:t>
      </w:r>
      <w:r w:rsidRPr="007F683A">
        <w:rPr>
          <w:rFonts w:hint="eastAsia"/>
        </w:rPr>
        <w:t>观测、数据处理、流水线变更</w:t>
      </w:r>
      <w:r>
        <w:rPr>
          <w:rFonts w:hint="eastAsia"/>
        </w:rPr>
        <w:t>等</w:t>
      </w:r>
      <w:r w:rsidRPr="007F683A">
        <w:rPr>
          <w:rFonts w:hint="eastAsia"/>
        </w:rPr>
        <w:t>环节</w:t>
      </w:r>
      <w:r>
        <w:rPr>
          <w:rFonts w:hint="eastAsia"/>
        </w:rPr>
        <w:t>，根据数据产品特点和要求，识别质量审核的产品、规定质量审核的时机，明确质量审核方法、确定质量审核目标，并确定优先级。</w:t>
      </w:r>
    </w:p>
    <w:p w:rsidR="002512B3" w:rsidRDefault="002512B3" w:rsidP="002512B3">
      <w:pPr>
        <w:pStyle w:val="CSSC0"/>
        <w:ind w:firstLine="560"/>
      </w:pPr>
      <w:r w:rsidRPr="002341BB">
        <w:rPr>
          <w:rFonts w:hint="eastAsia"/>
        </w:rPr>
        <w:t>优先级是动态的。随着项目的进展，可根据需要更新识别新的</w:t>
      </w:r>
      <w:r>
        <w:rPr>
          <w:rFonts w:hint="eastAsia"/>
        </w:rPr>
        <w:t>质量审核</w:t>
      </w:r>
      <w:r w:rsidRPr="002341BB">
        <w:rPr>
          <w:rFonts w:hint="eastAsia"/>
        </w:rPr>
        <w:t>目标，重新确定</w:t>
      </w:r>
      <w:r>
        <w:rPr>
          <w:rFonts w:hint="eastAsia"/>
        </w:rPr>
        <w:t>质量审核</w:t>
      </w:r>
      <w:r w:rsidRPr="002341BB">
        <w:rPr>
          <w:rFonts w:hint="eastAsia"/>
        </w:rPr>
        <w:t>目标的优先级。</w:t>
      </w:r>
    </w:p>
    <w:p w:rsidR="002512B3" w:rsidRPr="005F3291" w:rsidDel="00BD0328" w:rsidRDefault="002512B3" w:rsidP="002512B3">
      <w:pPr>
        <w:pStyle w:val="CSSC0"/>
        <w:ind w:firstLine="560"/>
        <w:rPr>
          <w:del w:id="206" w:author="詹虎" w:date="2018-11-14T00:24:00Z"/>
        </w:rPr>
      </w:pPr>
    </w:p>
    <w:p w:rsidR="002512B3" w:rsidRDefault="002512B3" w:rsidP="002512B3">
      <w:pPr>
        <w:pStyle w:val="Heading4"/>
        <w:spacing w:before="163" w:after="163"/>
      </w:pPr>
      <w:r w:rsidRPr="007F683A">
        <w:rPr>
          <w:rFonts w:hint="eastAsia"/>
        </w:rPr>
        <w:t>建立质量数据收集和报告机制</w:t>
      </w:r>
    </w:p>
    <w:p w:rsidR="002512B3" w:rsidDel="00BD0328" w:rsidRDefault="002512B3" w:rsidP="002512B3">
      <w:pPr>
        <w:pStyle w:val="Heading5"/>
        <w:ind w:left="1417"/>
        <w:rPr>
          <w:del w:id="207" w:author="詹虎" w:date="2018-11-14T00:24:00Z"/>
        </w:rPr>
      </w:pPr>
      <w:del w:id="208" w:author="詹虎" w:date="2018-11-14T00:24:00Z">
        <w:r w:rsidDel="00BD0328">
          <w:rPr>
            <w:rFonts w:hint="eastAsia"/>
          </w:rPr>
          <w:delText>收集质量度量数据</w:delText>
        </w:r>
      </w:del>
    </w:p>
    <w:p w:rsidR="002512B3" w:rsidRPr="00087A31" w:rsidRDefault="002512B3" w:rsidP="002512B3">
      <w:pPr>
        <w:pStyle w:val="CSSC0"/>
        <w:ind w:firstLine="560"/>
      </w:pPr>
      <w:r>
        <w:rPr>
          <w:rFonts w:hint="eastAsia"/>
        </w:rPr>
        <w:t>建立产品质量信息数据库。根据质量信息数据库，安排质量</w:t>
      </w:r>
      <w:r w:rsidRPr="002341BB">
        <w:rPr>
          <w:rFonts w:hint="eastAsia"/>
        </w:rPr>
        <w:t>人员、进度、分析成果交流方式，形成</w:t>
      </w:r>
      <w:r>
        <w:rPr>
          <w:rFonts w:hint="eastAsia"/>
        </w:rPr>
        <w:t>质量保证</w:t>
      </w:r>
      <w:r w:rsidRPr="002341BB">
        <w:rPr>
          <w:rFonts w:hint="eastAsia"/>
        </w:rPr>
        <w:t>计划</w:t>
      </w:r>
      <w:r>
        <w:rPr>
          <w:rFonts w:hint="eastAsia"/>
        </w:rPr>
        <w:t>，</w:t>
      </w:r>
      <w:r w:rsidRPr="00D53DBC">
        <w:rPr>
          <w:rFonts w:hint="eastAsia"/>
        </w:rPr>
        <w:t>主要包括</w:t>
      </w:r>
      <w:r>
        <w:rPr>
          <w:rFonts w:hint="eastAsia"/>
        </w:rPr>
        <w:t>质量</w:t>
      </w:r>
      <w:r w:rsidRPr="00D53DBC">
        <w:rPr>
          <w:rFonts w:hint="eastAsia"/>
        </w:rPr>
        <w:t>目标、为实现</w:t>
      </w:r>
      <w:r>
        <w:rPr>
          <w:rFonts w:hint="eastAsia"/>
        </w:rPr>
        <w:t>质量</w:t>
      </w:r>
      <w:r w:rsidRPr="00D53DBC">
        <w:rPr>
          <w:rFonts w:hint="eastAsia"/>
        </w:rPr>
        <w:t>目标确定的</w:t>
      </w:r>
      <w:r>
        <w:rPr>
          <w:rFonts w:hint="eastAsia"/>
        </w:rPr>
        <w:t>质量审核</w:t>
      </w:r>
      <w:r w:rsidRPr="00D53DBC">
        <w:rPr>
          <w:rFonts w:hint="eastAsia"/>
        </w:rPr>
        <w:t>项、各角色在</w:t>
      </w:r>
      <w:r>
        <w:rPr>
          <w:rFonts w:hint="eastAsia"/>
        </w:rPr>
        <w:t>质量审核</w:t>
      </w:r>
      <w:r w:rsidRPr="00D53DBC">
        <w:rPr>
          <w:rFonts w:hint="eastAsia"/>
        </w:rPr>
        <w:t>分析中的职责、参与</w:t>
      </w:r>
      <w:r>
        <w:rPr>
          <w:rFonts w:hint="eastAsia"/>
        </w:rPr>
        <w:t>质量审核</w:t>
      </w:r>
      <w:r w:rsidRPr="00D53DBC">
        <w:rPr>
          <w:rFonts w:hint="eastAsia"/>
        </w:rPr>
        <w:t>分析活动的时机、</w:t>
      </w:r>
      <w:r>
        <w:rPr>
          <w:rFonts w:hint="eastAsia"/>
        </w:rPr>
        <w:t>质量审核</w:t>
      </w:r>
      <w:r w:rsidRPr="00D53DBC">
        <w:rPr>
          <w:rFonts w:hint="eastAsia"/>
        </w:rPr>
        <w:t>分析活动的内容、进度安排、结果形式等。</w:t>
      </w:r>
      <w:r>
        <w:rPr>
          <w:rFonts w:hint="eastAsia"/>
        </w:rPr>
        <w:t>质量人员</w:t>
      </w:r>
      <w:r w:rsidRPr="00B14137">
        <w:rPr>
          <w:rFonts w:hint="eastAsia"/>
        </w:rPr>
        <w:t>按</w:t>
      </w:r>
      <w:r>
        <w:rPr>
          <w:rFonts w:hint="eastAsia"/>
        </w:rPr>
        <w:t>质量保证</w:t>
      </w:r>
      <w:r w:rsidRPr="00B14137">
        <w:rPr>
          <w:rFonts w:hint="eastAsia"/>
        </w:rPr>
        <w:t>计划收集</w:t>
      </w:r>
      <w:r>
        <w:rPr>
          <w:rFonts w:hint="eastAsia"/>
        </w:rPr>
        <w:t>和保存质量度量</w:t>
      </w:r>
      <w:r w:rsidRPr="00B14137">
        <w:rPr>
          <w:rFonts w:hint="eastAsia"/>
        </w:rPr>
        <w:t>数据</w:t>
      </w:r>
      <w:r>
        <w:rPr>
          <w:rFonts w:hint="eastAsia"/>
        </w:rPr>
        <w:t>。</w:t>
      </w:r>
    </w:p>
    <w:p w:rsidR="002512B3" w:rsidDel="00BD0328" w:rsidRDefault="002512B3" w:rsidP="002512B3">
      <w:pPr>
        <w:pStyle w:val="Heading5"/>
        <w:ind w:left="1417"/>
        <w:rPr>
          <w:del w:id="209" w:author="詹虎" w:date="2018-11-14T00:24:00Z"/>
        </w:rPr>
      </w:pPr>
      <w:del w:id="210" w:author="詹虎" w:date="2018-11-14T00:24:00Z">
        <w:r w:rsidDel="00BD0328">
          <w:rPr>
            <w:rFonts w:hint="eastAsia"/>
          </w:rPr>
          <w:delText>分析和评价质量数据</w:delText>
        </w:r>
      </w:del>
    </w:p>
    <w:p w:rsidR="002512B3" w:rsidRPr="00D8308F" w:rsidRDefault="002512B3" w:rsidP="002512B3">
      <w:pPr>
        <w:pStyle w:val="CSSC0"/>
        <w:ind w:firstLine="560"/>
      </w:pPr>
      <w:r w:rsidRPr="00D8308F">
        <w:rPr>
          <w:rFonts w:hint="eastAsia"/>
        </w:rPr>
        <w:t>收集到的</w:t>
      </w:r>
      <w:r>
        <w:rPr>
          <w:rFonts w:hint="eastAsia"/>
        </w:rPr>
        <w:t>质量度量</w:t>
      </w:r>
      <w:r w:rsidRPr="00D8308F">
        <w:rPr>
          <w:rFonts w:hint="eastAsia"/>
        </w:rPr>
        <w:t>数据按</w:t>
      </w:r>
      <w:r>
        <w:rPr>
          <w:rFonts w:hint="eastAsia"/>
        </w:rPr>
        <w:t>质量评价体系</w:t>
      </w:r>
      <w:r w:rsidRPr="00D8308F">
        <w:rPr>
          <w:rFonts w:hint="eastAsia"/>
        </w:rPr>
        <w:t>分析当前</w:t>
      </w:r>
      <w:r>
        <w:rPr>
          <w:rFonts w:hint="eastAsia"/>
        </w:rPr>
        <w:t>产品</w:t>
      </w:r>
      <w:r w:rsidRPr="00D8308F">
        <w:rPr>
          <w:rFonts w:hint="eastAsia"/>
        </w:rPr>
        <w:t>的状态，对出现的异常情况进行原因分析，分析异常情况</w:t>
      </w:r>
      <w:r>
        <w:rPr>
          <w:rFonts w:hint="eastAsia"/>
        </w:rPr>
        <w:t>，同时形成质量分析报告</w:t>
      </w:r>
      <w:r w:rsidRPr="00D8308F">
        <w:rPr>
          <w:rFonts w:hint="eastAsia"/>
        </w:rPr>
        <w:t>。</w:t>
      </w:r>
    </w:p>
    <w:p w:rsidR="002512B3" w:rsidRDefault="002512B3" w:rsidP="002512B3">
      <w:pPr>
        <w:pStyle w:val="Heading4"/>
        <w:spacing w:before="163" w:after="163"/>
      </w:pPr>
      <w:r>
        <w:rPr>
          <w:rFonts w:hint="eastAsia"/>
        </w:rPr>
        <w:t>建立和实施质量问题分析和纠正措施制度</w:t>
      </w:r>
    </w:p>
    <w:p w:rsidR="002512B3" w:rsidRPr="008A1E90" w:rsidRDefault="002512B3" w:rsidP="002512B3">
      <w:pPr>
        <w:pStyle w:val="CSSC0"/>
        <w:ind w:firstLine="560"/>
      </w:pPr>
      <w:r>
        <w:rPr>
          <w:rFonts w:hint="eastAsia"/>
        </w:rPr>
        <w:t>根据质量分析报告，</w:t>
      </w:r>
      <w:r w:rsidRPr="00D90E8F">
        <w:rPr>
          <w:rFonts w:hint="eastAsia"/>
        </w:rPr>
        <w:t>识别出产品的缺陷和存在的问题，对其进行客</w:t>
      </w:r>
      <w:r w:rsidRPr="00D90E8F">
        <w:rPr>
          <w:rFonts w:hint="eastAsia"/>
        </w:rPr>
        <w:lastRenderedPageBreak/>
        <w:t>观的描述，并明确给出处理意</w:t>
      </w:r>
      <w:r>
        <w:rPr>
          <w:rFonts w:hint="eastAsia"/>
        </w:rPr>
        <w:t>见，</w:t>
      </w:r>
      <w:r w:rsidRPr="000178C2">
        <w:rPr>
          <w:rFonts w:hint="eastAsia"/>
        </w:rPr>
        <w:t>包括对缺陷和问题的解决措施、解决责任人、预期完成时间</w:t>
      </w:r>
      <w:r>
        <w:rPr>
          <w:rFonts w:hint="eastAsia"/>
        </w:rPr>
        <w:t>。</w:t>
      </w:r>
    </w:p>
    <w:p w:rsidR="002512B3" w:rsidRPr="008337A7" w:rsidDel="00BD0328" w:rsidRDefault="002512B3" w:rsidP="002512B3">
      <w:pPr>
        <w:pStyle w:val="CSSC0"/>
        <w:ind w:firstLine="560"/>
        <w:rPr>
          <w:del w:id="211" w:author="詹虎" w:date="2018-11-14T00:24:00Z"/>
        </w:rPr>
      </w:pPr>
    </w:p>
    <w:p w:rsidR="002512B3" w:rsidRDefault="002512B3" w:rsidP="002512B3">
      <w:pPr>
        <w:pStyle w:val="Heading4"/>
        <w:spacing w:before="163" w:after="163"/>
      </w:pPr>
      <w:r w:rsidRPr="009F0B1B">
        <w:rPr>
          <w:rFonts w:hint="eastAsia"/>
        </w:rPr>
        <w:t>观测质量保证</w:t>
      </w:r>
    </w:p>
    <w:p w:rsidR="002512B3" w:rsidRDefault="002512B3" w:rsidP="002512B3">
      <w:pPr>
        <w:pStyle w:val="CSSC0"/>
        <w:ind w:firstLine="560"/>
      </w:pPr>
      <w:r>
        <w:rPr>
          <w:rFonts w:hint="eastAsia"/>
        </w:rPr>
        <w:t>观测设备和观测运行过程</w:t>
      </w:r>
      <w:r w:rsidRPr="009F0B1B">
        <w:rPr>
          <w:rFonts w:hint="eastAsia"/>
        </w:rPr>
        <w:t>会导致数据产品发生质量降低，因此，</w:t>
      </w:r>
      <w:r>
        <w:rPr>
          <w:rFonts w:hint="eastAsia"/>
        </w:rPr>
        <w:t>关于观测的数据质量保证分为观测设备和观测运行两方面。</w:t>
      </w:r>
    </w:p>
    <w:p w:rsidR="002512B3" w:rsidDel="00BD0328" w:rsidRDefault="002512B3" w:rsidP="002512B3">
      <w:pPr>
        <w:pStyle w:val="Heading5"/>
        <w:ind w:left="1417"/>
        <w:rPr>
          <w:del w:id="212" w:author="詹虎" w:date="2018-11-14T00:25:00Z"/>
        </w:rPr>
      </w:pPr>
      <w:del w:id="213" w:author="詹虎" w:date="2018-11-14T00:25:00Z">
        <w:r w:rsidDel="00BD0328">
          <w:rPr>
            <w:rFonts w:hint="eastAsia"/>
          </w:rPr>
          <w:delText>观测设备</w:delText>
        </w:r>
      </w:del>
    </w:p>
    <w:p w:rsidR="002512B3" w:rsidRDefault="002512B3" w:rsidP="002512B3">
      <w:pPr>
        <w:pStyle w:val="CSSC0"/>
        <w:ind w:firstLine="560"/>
      </w:pPr>
      <w:r w:rsidRPr="009F0B1B">
        <w:rPr>
          <w:rFonts w:hint="eastAsia"/>
        </w:rPr>
        <w:t>观测仪器设备需要</w:t>
      </w:r>
      <w:r>
        <w:rPr>
          <w:rFonts w:hint="eastAsia"/>
        </w:rPr>
        <w:t>优化配置，</w:t>
      </w:r>
      <w:r w:rsidRPr="009F0B1B">
        <w:rPr>
          <w:rFonts w:hint="eastAsia"/>
        </w:rPr>
        <w:t>定期</w:t>
      </w:r>
      <w:r>
        <w:rPr>
          <w:rFonts w:hint="eastAsia"/>
        </w:rPr>
        <w:t>标定</w:t>
      </w:r>
      <w:r w:rsidRPr="009F0B1B">
        <w:rPr>
          <w:rFonts w:hint="eastAsia"/>
        </w:rPr>
        <w:t>、检测或自检，尽可能追溯到法定的计量标准。</w:t>
      </w:r>
      <w:r>
        <w:rPr>
          <w:rFonts w:hint="eastAsia"/>
        </w:rPr>
        <w:t>定期进行设备维护。降低空间环境变化对数据的影响，使</w:t>
      </w:r>
      <w:r w:rsidRPr="009F0B1B">
        <w:rPr>
          <w:rFonts w:hint="eastAsia"/>
        </w:rPr>
        <w:t>观测仪器设备的准确度和精度应满足产品的科学要求。</w:t>
      </w:r>
    </w:p>
    <w:p w:rsidR="002512B3" w:rsidDel="00BD0328" w:rsidRDefault="002512B3" w:rsidP="002512B3">
      <w:pPr>
        <w:pStyle w:val="Heading5"/>
        <w:ind w:left="1417"/>
        <w:rPr>
          <w:del w:id="214" w:author="詹虎" w:date="2018-11-14T00:25:00Z"/>
        </w:rPr>
      </w:pPr>
      <w:del w:id="215" w:author="詹虎" w:date="2018-11-14T00:25:00Z">
        <w:r w:rsidDel="00BD0328">
          <w:rPr>
            <w:rFonts w:hint="eastAsia"/>
          </w:rPr>
          <w:delText>观测运行</w:delText>
        </w:r>
      </w:del>
    </w:p>
    <w:p w:rsidR="002512B3" w:rsidRPr="000D1A89" w:rsidRDefault="002512B3" w:rsidP="002512B3">
      <w:pPr>
        <w:pStyle w:val="CSSC0"/>
        <w:ind w:firstLine="560"/>
      </w:pPr>
      <w:r>
        <w:rPr>
          <w:rFonts w:hint="eastAsia"/>
        </w:rPr>
        <w:t>优化整体巡天策略，根据设备、资源、空间环境影响不断优化和调整巡天策略，保证调度策略落实。协调优化</w:t>
      </w:r>
      <w:proofErr w:type="spellStart"/>
      <w:r>
        <w:rPr>
          <w:rFonts w:hint="eastAsia"/>
        </w:rPr>
        <w:t>T</w:t>
      </w:r>
      <w:r>
        <w:t>o</w:t>
      </w:r>
      <w:r>
        <w:rPr>
          <w:rFonts w:hint="eastAsia"/>
        </w:rPr>
        <w:t>O</w:t>
      </w:r>
      <w:proofErr w:type="spellEnd"/>
      <w:r>
        <w:rPr>
          <w:rFonts w:hint="eastAsia"/>
        </w:rPr>
        <w:t>观测，其它观测终端。</w:t>
      </w:r>
    </w:p>
    <w:p w:rsidR="002512B3" w:rsidRDefault="002512B3" w:rsidP="002512B3">
      <w:pPr>
        <w:pStyle w:val="Heading4"/>
        <w:spacing w:before="163" w:after="163"/>
      </w:pPr>
      <w:r w:rsidRPr="007F683A">
        <w:rPr>
          <w:rFonts w:hint="eastAsia"/>
        </w:rPr>
        <w:t>数据流水线处理质量保证</w:t>
      </w:r>
    </w:p>
    <w:p w:rsidR="002512B3" w:rsidRDefault="002512B3" w:rsidP="002512B3">
      <w:pPr>
        <w:pStyle w:val="CSSC0"/>
        <w:ind w:firstLine="560"/>
      </w:pPr>
      <w:r>
        <w:rPr>
          <w:rFonts w:hint="eastAsia"/>
        </w:rPr>
        <w:t>在数据流水线处理流程中，观测采集到的低级数据经过自动化流水线处理产生高级数据产品。有可能因为算法问题、辅助数据问题、计算机平台软硬件问题导致数据产品发生质量问题，因此需要，制立产品配置计划，建立流水线软件（包含所需的辅助数据）开发库、受控库和产品库，实施软件配置管理，确保产品受控。具体措施包括：</w:t>
      </w:r>
    </w:p>
    <w:p w:rsidR="002512B3" w:rsidRDefault="002512B3" w:rsidP="002512B3">
      <w:pPr>
        <w:pStyle w:val="Heading5"/>
        <w:ind w:left="1417"/>
      </w:pPr>
      <w:r>
        <w:rPr>
          <w:rFonts w:hint="eastAsia"/>
        </w:rPr>
        <w:t>数据产品标识和可追溯性</w:t>
      </w:r>
    </w:p>
    <w:p w:rsidR="002512B3" w:rsidRDefault="002512B3" w:rsidP="000461AE">
      <w:pPr>
        <w:pStyle w:val="CSSC3"/>
      </w:pPr>
      <w:r>
        <w:rPr>
          <w:rFonts w:hint="eastAsia"/>
        </w:rPr>
        <w:t>对数据产品建立并保持产品层级明确、易于识别且具有唯一性和永久性的标识。</w:t>
      </w:r>
    </w:p>
    <w:p w:rsidR="002512B3" w:rsidRDefault="002512B3" w:rsidP="000461AE">
      <w:pPr>
        <w:pStyle w:val="CSSC3"/>
      </w:pPr>
      <w:r>
        <w:rPr>
          <w:rFonts w:hint="eastAsia"/>
        </w:rPr>
        <w:t>建立完整的产品质量记录，确保产品可以追溯到生成过程中每一个模块的相关信息。</w:t>
      </w:r>
    </w:p>
    <w:p w:rsidR="002512B3" w:rsidRDefault="002512B3" w:rsidP="002512B3">
      <w:pPr>
        <w:pStyle w:val="Heading5"/>
        <w:ind w:left="1417"/>
      </w:pPr>
      <w:r>
        <w:rPr>
          <w:rFonts w:hint="eastAsia"/>
        </w:rPr>
        <w:t>数据产品流水线配置管理</w:t>
      </w:r>
    </w:p>
    <w:p w:rsidR="002512B3" w:rsidRDefault="002512B3" w:rsidP="002512B3">
      <w:pPr>
        <w:pStyle w:val="CSSC0"/>
        <w:ind w:firstLine="560"/>
      </w:pPr>
      <w:r>
        <w:rPr>
          <w:rFonts w:hint="eastAsia"/>
        </w:rPr>
        <w:t>数据产品由数据处理流水线生产。生产过程中，数据处理流水线的配置要纳入配置管理。每一个模块以及所用到的辅助数据都要建立标识和版本标识。</w:t>
      </w:r>
    </w:p>
    <w:p w:rsidR="002512B3" w:rsidRDefault="002512B3" w:rsidP="002512B3">
      <w:pPr>
        <w:pStyle w:val="Heading5"/>
        <w:ind w:left="1417"/>
      </w:pPr>
      <w:r>
        <w:rPr>
          <w:rFonts w:hint="eastAsia"/>
        </w:rPr>
        <w:t>计算设施运行</w:t>
      </w:r>
    </w:p>
    <w:p w:rsidR="002512B3" w:rsidRPr="007F683A" w:rsidRDefault="002512B3" w:rsidP="002512B3">
      <w:pPr>
        <w:pStyle w:val="CSSC0"/>
        <w:ind w:firstLine="560"/>
      </w:pPr>
      <w:r>
        <w:rPr>
          <w:rFonts w:hint="eastAsia"/>
        </w:rPr>
        <w:t>由于巡天计算量大，假设规模处理流水线运行在大量服务器上，那么相关计算和网络资源的配置、优化、检修、升级等工作将影响到数据</w:t>
      </w:r>
      <w:r>
        <w:rPr>
          <w:rFonts w:hint="eastAsia"/>
        </w:rPr>
        <w:lastRenderedPageBreak/>
        <w:t>处理的质量，所以需要对流水线运行实施以产品质量保证为目标的管理。</w:t>
      </w:r>
    </w:p>
    <w:p w:rsidR="002512B3" w:rsidRDefault="002512B3" w:rsidP="002512B3">
      <w:pPr>
        <w:pStyle w:val="Heading4"/>
        <w:spacing w:before="163" w:after="163"/>
      </w:pPr>
      <w:r w:rsidRPr="007F683A">
        <w:rPr>
          <w:rFonts w:hint="eastAsia"/>
        </w:rPr>
        <w:t>数据流水线变更和升级质量保证</w:t>
      </w:r>
    </w:p>
    <w:p w:rsidR="002512B3" w:rsidRDefault="002512B3" w:rsidP="002512B3">
      <w:pPr>
        <w:pStyle w:val="Heading5"/>
        <w:ind w:left="1417"/>
      </w:pPr>
      <w:r>
        <w:rPr>
          <w:rFonts w:hint="eastAsia"/>
        </w:rPr>
        <w:t>流水线软件三库管理</w:t>
      </w:r>
    </w:p>
    <w:p w:rsidR="002512B3" w:rsidRDefault="002512B3" w:rsidP="002512B3">
      <w:pPr>
        <w:pStyle w:val="CSSC0"/>
        <w:ind w:firstLine="560"/>
      </w:pPr>
      <w:r>
        <w:rPr>
          <w:rFonts w:hint="eastAsia"/>
        </w:rPr>
        <w:t>由于流水线会在全周期发生演化和升级，流水线配置管理采取“产品库”、“受控库”、“开发库”三库管理。</w:t>
      </w:r>
    </w:p>
    <w:p w:rsidR="002512B3" w:rsidRDefault="002512B3" w:rsidP="002512B3">
      <w:pPr>
        <w:pStyle w:val="CSSC0"/>
        <w:ind w:firstLine="560"/>
      </w:pPr>
      <w:r>
        <w:rPr>
          <w:rFonts w:hint="eastAsia"/>
        </w:rPr>
        <w:t>开发库每次构建（</w:t>
      </w:r>
      <w:r>
        <w:rPr>
          <w:rFonts w:hint="eastAsia"/>
        </w:rPr>
        <w:t>b</w:t>
      </w:r>
      <w:r>
        <w:t>uild</w:t>
      </w:r>
      <w:r>
        <w:rPr>
          <w:rFonts w:hint="eastAsia"/>
        </w:rPr>
        <w:t>）后立即更新，包含最新的流水线软件变更或缺陷修理，软件单元经过单元测试和自动化集成测试、回归测试；</w:t>
      </w:r>
    </w:p>
    <w:p w:rsidR="002512B3" w:rsidRDefault="002512B3" w:rsidP="002512B3">
      <w:pPr>
        <w:pStyle w:val="CSSC0"/>
        <w:ind w:firstLine="560"/>
      </w:pPr>
      <w:r>
        <w:rPr>
          <w:rFonts w:hint="eastAsia"/>
        </w:rPr>
        <w:t>受控库是流水线在正式投入使用前的“</w:t>
      </w:r>
      <w:r>
        <w:rPr>
          <w:rFonts w:hint="eastAsia"/>
        </w:rPr>
        <w:t>release</w:t>
      </w:r>
      <w:r>
        <w:t xml:space="preserve"> </w:t>
      </w:r>
      <w:r>
        <w:rPr>
          <w:rFonts w:hint="eastAsia"/>
        </w:rPr>
        <w:t>candidate</w:t>
      </w:r>
      <w:r>
        <w:rPr>
          <w:rFonts w:hint="eastAsia"/>
        </w:rPr>
        <w:t>”，每月（</w:t>
      </w:r>
      <w:r>
        <w:rPr>
          <w:rFonts w:hint="eastAsia"/>
        </w:rPr>
        <w:t>TBC</w:t>
      </w:r>
      <w:r>
        <w:rPr>
          <w:rFonts w:hint="eastAsia"/>
        </w:rPr>
        <w:t>）更新，包含相对稳定的流水线，对软件熟悉的高级用户和相关缺陷提出者进行试用并发现、报告缺陷；流水线质量检验人员通过处理规模数据鉴定库中流水线是否符合进入产品库。</w:t>
      </w:r>
    </w:p>
    <w:p w:rsidR="002512B3" w:rsidRDefault="002512B3" w:rsidP="002512B3">
      <w:pPr>
        <w:pStyle w:val="CSSC0"/>
        <w:ind w:firstLine="560"/>
      </w:pPr>
      <w:r>
        <w:rPr>
          <w:rFonts w:hint="eastAsia"/>
        </w:rPr>
        <w:t>产品库存有正式上线的、规模生产产品的流水线软件，相对稳定，文档齐全，每半年到一年（</w:t>
      </w:r>
      <w:r>
        <w:rPr>
          <w:rFonts w:hint="eastAsia"/>
        </w:rPr>
        <w:t>TBC</w:t>
      </w:r>
      <w:r>
        <w:rPr>
          <w:rFonts w:hint="eastAsia"/>
        </w:rPr>
        <w:t>）更新一次。</w:t>
      </w:r>
    </w:p>
    <w:p w:rsidR="002512B3" w:rsidRDefault="002512B3" w:rsidP="002512B3">
      <w:pPr>
        <w:pStyle w:val="Heading5"/>
        <w:ind w:left="1417"/>
      </w:pPr>
      <w:r>
        <w:rPr>
          <w:rFonts w:hint="eastAsia"/>
        </w:rPr>
        <w:t>开发环境和工具管理</w:t>
      </w:r>
    </w:p>
    <w:p w:rsidR="002512B3" w:rsidRDefault="002512B3" w:rsidP="002512B3">
      <w:pPr>
        <w:pStyle w:val="CSSC0"/>
        <w:ind w:firstLine="560"/>
      </w:pPr>
      <w:r>
        <w:rPr>
          <w:rFonts w:hint="eastAsia"/>
        </w:rPr>
        <w:t>算法研制过程中、流水线软件开发中，必须使用正版开发工具，计算机专机专用，定期使用最新版本的正版杀毒软件进行病毒检查和清楚病毒。</w:t>
      </w:r>
    </w:p>
    <w:p w:rsidR="002512B3" w:rsidRDefault="002512B3" w:rsidP="002512B3">
      <w:pPr>
        <w:pStyle w:val="Heading5"/>
        <w:ind w:left="1417"/>
      </w:pPr>
      <w:r>
        <w:rPr>
          <w:rFonts w:hint="eastAsia"/>
        </w:rPr>
        <w:t>规范流水线部署流程</w:t>
      </w:r>
    </w:p>
    <w:p w:rsidR="002512B3" w:rsidRDefault="002512B3" w:rsidP="002512B3">
      <w:pPr>
        <w:pStyle w:val="CSSC0"/>
        <w:ind w:firstLine="560"/>
      </w:pPr>
      <w:r>
        <w:tab/>
      </w:r>
      <w:r>
        <w:rPr>
          <w:rFonts w:hint="eastAsia"/>
        </w:rPr>
        <w:t>位于产品库的流水线软件在例行部署到规模运行的数据中心的过程中要遵循相应的计划和预案，做到升级、生产两不误。</w:t>
      </w:r>
    </w:p>
    <w:p w:rsidR="002512B3" w:rsidRPr="005F3291" w:rsidRDefault="002512B3" w:rsidP="002512B3">
      <w:pPr>
        <w:pStyle w:val="CSSC0"/>
        <w:ind w:firstLine="560"/>
      </w:pPr>
    </w:p>
    <w:p w:rsidR="002512B3" w:rsidRDefault="002512B3" w:rsidP="002512B3">
      <w:pPr>
        <w:pStyle w:val="Heading3"/>
        <w:spacing w:before="20"/>
      </w:pPr>
      <w:bookmarkStart w:id="216" w:name="_Toc528572635"/>
      <w:r>
        <w:rPr>
          <w:rFonts w:hint="eastAsia"/>
        </w:rPr>
        <w:t>主要功能</w:t>
      </w:r>
      <w:bookmarkEnd w:id="216"/>
    </w:p>
    <w:p w:rsidR="002512B3" w:rsidRDefault="002512B3" w:rsidP="002512B3">
      <w:pPr>
        <w:pStyle w:val="CSSC0"/>
        <w:ind w:firstLine="560"/>
      </w:pPr>
      <w:r>
        <w:rPr>
          <w:rFonts w:hint="eastAsia"/>
        </w:rPr>
        <w:t>分系统的主要功能是完成或支撑落实数据质量保证措施，包括：</w:t>
      </w:r>
    </w:p>
    <w:p w:rsidR="002512B3" w:rsidRDefault="002512B3" w:rsidP="002512B3">
      <w:pPr>
        <w:pStyle w:val="CSSC0"/>
        <w:ind w:firstLine="560"/>
      </w:pPr>
      <w:r>
        <w:rPr>
          <w:rFonts w:hint="eastAsia"/>
        </w:rPr>
        <w:t>支持科学应用系统的</w:t>
      </w:r>
      <w:r w:rsidRPr="007F683A">
        <w:rPr>
          <w:rFonts w:hint="eastAsia"/>
        </w:rPr>
        <w:t>数据质量评判标准</w:t>
      </w:r>
      <w:r>
        <w:rPr>
          <w:rFonts w:hint="eastAsia"/>
        </w:rPr>
        <w:t>的定义、各个环节数据质量保证要求的确立和工作内容的制定</w:t>
      </w:r>
      <w:r w:rsidRPr="007F683A">
        <w:rPr>
          <w:rFonts w:hint="eastAsia"/>
        </w:rPr>
        <w:t>。</w:t>
      </w:r>
    </w:p>
    <w:p w:rsidR="002512B3" w:rsidRDefault="002512B3" w:rsidP="002512B3">
      <w:pPr>
        <w:pStyle w:val="CSSC0"/>
        <w:ind w:firstLine="560"/>
      </w:pPr>
      <w:r>
        <w:rPr>
          <w:rFonts w:hint="eastAsia"/>
        </w:rPr>
        <w:t>收集质量数据，进行评估分析，生成数据质量报告</w:t>
      </w:r>
    </w:p>
    <w:p w:rsidR="002512B3" w:rsidRDefault="002512B3" w:rsidP="002512B3">
      <w:pPr>
        <w:pStyle w:val="CSSC0"/>
        <w:ind w:firstLine="560"/>
      </w:pPr>
      <w:r>
        <w:rPr>
          <w:rFonts w:hint="eastAsia"/>
        </w:rPr>
        <w:t>支持质量问题解决</w:t>
      </w:r>
    </w:p>
    <w:p w:rsidR="002512B3" w:rsidRDefault="002512B3" w:rsidP="002512B3">
      <w:pPr>
        <w:pStyle w:val="CSSC0"/>
        <w:ind w:firstLine="560"/>
      </w:pPr>
      <w:r>
        <w:rPr>
          <w:rFonts w:hint="eastAsia"/>
        </w:rPr>
        <w:t>监督观测质量保证工作的落实</w:t>
      </w:r>
    </w:p>
    <w:p w:rsidR="002512B3" w:rsidRDefault="002512B3" w:rsidP="002512B3">
      <w:pPr>
        <w:pStyle w:val="CSSC0"/>
        <w:ind w:firstLine="560"/>
      </w:pPr>
      <w:r>
        <w:rPr>
          <w:rFonts w:hint="eastAsia"/>
        </w:rPr>
        <w:t>监督</w:t>
      </w:r>
      <w:r w:rsidRPr="007F683A">
        <w:rPr>
          <w:rFonts w:hint="eastAsia"/>
        </w:rPr>
        <w:t>数据流水线处理</w:t>
      </w:r>
      <w:r>
        <w:rPr>
          <w:rFonts w:hint="eastAsia"/>
        </w:rPr>
        <w:t>质量保证工作的落实</w:t>
      </w:r>
    </w:p>
    <w:p w:rsidR="002512B3" w:rsidRDefault="002512B3" w:rsidP="002512B3">
      <w:pPr>
        <w:pStyle w:val="CSSC0"/>
        <w:ind w:firstLine="560"/>
      </w:pPr>
      <w:r>
        <w:rPr>
          <w:rFonts w:hint="eastAsia"/>
        </w:rPr>
        <w:lastRenderedPageBreak/>
        <w:t>监督</w:t>
      </w:r>
      <w:r w:rsidRPr="007F683A">
        <w:rPr>
          <w:rFonts w:hint="eastAsia"/>
        </w:rPr>
        <w:t>数据流水线变更和升级</w:t>
      </w:r>
      <w:r>
        <w:rPr>
          <w:rFonts w:hint="eastAsia"/>
        </w:rPr>
        <w:t>质量保证工作的落实</w:t>
      </w:r>
    </w:p>
    <w:p w:rsidR="002512B3" w:rsidRPr="00D6341D" w:rsidRDefault="002512B3" w:rsidP="002512B3">
      <w:pPr>
        <w:pStyle w:val="CSSC0"/>
        <w:ind w:firstLine="560"/>
      </w:pPr>
    </w:p>
    <w:p w:rsidR="002512B3" w:rsidRDefault="003C3B9C" w:rsidP="002512B3">
      <w:pPr>
        <w:pStyle w:val="Heading3"/>
        <w:spacing w:before="20"/>
      </w:pPr>
      <w:bookmarkStart w:id="217" w:name="_Toc528572636"/>
      <w:r>
        <w:rPr>
          <w:rFonts w:hint="eastAsia"/>
        </w:rPr>
        <w:t>分系统组成</w:t>
      </w:r>
      <w:bookmarkEnd w:id="217"/>
    </w:p>
    <w:p w:rsidR="002512B3" w:rsidRDefault="002512B3" w:rsidP="002512B3">
      <w:pPr>
        <w:pStyle w:val="CSSC0"/>
        <w:ind w:firstLine="560"/>
      </w:pPr>
      <w:r>
        <w:rPr>
          <w:rFonts w:hint="eastAsia"/>
        </w:rPr>
        <w:t>本分系统分为如下子系统：</w:t>
      </w:r>
    </w:p>
    <w:p w:rsidR="002512B3" w:rsidRDefault="002512B3" w:rsidP="002512B3">
      <w:pPr>
        <w:pStyle w:val="CSSC0"/>
        <w:ind w:firstLine="560"/>
      </w:pPr>
      <w:r>
        <w:rPr>
          <w:rFonts w:hint="eastAsia"/>
        </w:rPr>
        <w:t>数据质量保证支持子系统、数据质量保证数据库子系统和数据质量保证实施子系统。</w:t>
      </w:r>
    </w:p>
    <w:p w:rsidR="002512B3" w:rsidRDefault="002512B3" w:rsidP="002512B3">
      <w:pPr>
        <w:pStyle w:val="CSSC0"/>
        <w:ind w:left="1280" w:firstLineChars="0" w:firstLine="0"/>
      </w:pPr>
    </w:p>
    <w:p w:rsidR="002512B3" w:rsidRDefault="002512B3" w:rsidP="00446348">
      <w:pPr>
        <w:pStyle w:val="CSSC0"/>
        <w:numPr>
          <w:ilvl w:val="0"/>
          <w:numId w:val="14"/>
        </w:numPr>
        <w:ind w:firstLineChars="0"/>
      </w:pPr>
      <w:r>
        <w:rPr>
          <w:rFonts w:hint="eastAsia"/>
        </w:rPr>
        <w:t>数据质量保证支持子系统：负责定义、修改、更新和发布数据产品生成过程质量要求和规范（相关负责人评审通过），组织相关人员共同定义需要进行质量审核的数据产品和质量审核的要求，负责组织相关人员共同识别质量问题和处理意见等工作；</w:t>
      </w:r>
    </w:p>
    <w:p w:rsidR="002512B3" w:rsidRDefault="002512B3" w:rsidP="00446348">
      <w:pPr>
        <w:pStyle w:val="CSSC0"/>
        <w:numPr>
          <w:ilvl w:val="0"/>
          <w:numId w:val="14"/>
        </w:numPr>
        <w:ind w:firstLineChars="0"/>
      </w:pPr>
      <w:r>
        <w:rPr>
          <w:rFonts w:hint="eastAsia"/>
        </w:rPr>
        <w:t>数据质量保证数据库子系统：负责建立、录入、更新和维护数据产品质量信息数据库，发布和通报数据产品质量信息等工作；</w:t>
      </w:r>
    </w:p>
    <w:p w:rsidR="002512B3" w:rsidRPr="00D752C7" w:rsidRDefault="002512B3" w:rsidP="002512B3">
      <w:pPr>
        <w:pStyle w:val="ListParagraph"/>
        <w:ind w:firstLine="560"/>
      </w:pPr>
    </w:p>
    <w:p w:rsidR="002512B3" w:rsidRDefault="002512B3" w:rsidP="00446348">
      <w:pPr>
        <w:pStyle w:val="CSSC0"/>
        <w:numPr>
          <w:ilvl w:val="0"/>
          <w:numId w:val="14"/>
        </w:numPr>
        <w:ind w:firstLineChars="0"/>
      </w:pPr>
      <w:r>
        <w:rPr>
          <w:rFonts w:hint="eastAsia"/>
        </w:rPr>
        <w:t>数据质量保证实施子系统：负责定义和更新质量数据度量计划，根据度量计划收集、分析和判定质量数据，辅助解决质量问题，监督质量问题的落实情况等工作。</w:t>
      </w:r>
    </w:p>
    <w:p w:rsidR="002512B3" w:rsidRDefault="002512B3" w:rsidP="002512B3">
      <w:pPr>
        <w:pStyle w:val="CSSC0"/>
        <w:ind w:firstLine="560"/>
      </w:pPr>
    </w:p>
    <w:p w:rsidR="002512B3" w:rsidRDefault="002F6880" w:rsidP="002F6880">
      <w:pPr>
        <w:pStyle w:val="CSSC9"/>
      </w:pPr>
      <w:r>
        <w:drawing>
          <wp:inline distT="0" distB="0" distL="0" distR="0">
            <wp:extent cx="5579745" cy="2704674"/>
            <wp:effectExtent l="1905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cstate="print"/>
                    <a:srcRect/>
                    <a:stretch>
                      <a:fillRect/>
                    </a:stretch>
                  </pic:blipFill>
                  <pic:spPr bwMode="auto">
                    <a:xfrm>
                      <a:off x="0" y="0"/>
                      <a:ext cx="5579745" cy="2704674"/>
                    </a:xfrm>
                    <a:prstGeom prst="rect">
                      <a:avLst/>
                    </a:prstGeom>
                    <a:noFill/>
                    <a:ln w="9525">
                      <a:noFill/>
                      <a:miter lim="800000"/>
                      <a:headEnd/>
                      <a:tailEnd/>
                    </a:ln>
                  </pic:spPr>
                </pic:pic>
              </a:graphicData>
            </a:graphic>
          </wp:inline>
        </w:drawing>
      </w:r>
    </w:p>
    <w:p w:rsidR="002512B3" w:rsidRDefault="002512B3" w:rsidP="002512B3">
      <w:pPr>
        <w:pStyle w:val="CSSC0"/>
        <w:ind w:firstLine="560"/>
      </w:pPr>
    </w:p>
    <w:p w:rsidR="002512B3" w:rsidRPr="002512B3" w:rsidRDefault="002512B3" w:rsidP="002512B3">
      <w:pPr>
        <w:pStyle w:val="CSSC0"/>
        <w:ind w:firstLine="560"/>
      </w:pPr>
    </w:p>
    <w:p w:rsidR="00501664" w:rsidRDefault="00B73720" w:rsidP="00007E7B">
      <w:pPr>
        <w:pStyle w:val="Heading2"/>
      </w:pPr>
      <w:bookmarkStart w:id="218" w:name="_Toc528572637"/>
      <w:r>
        <w:rPr>
          <w:rFonts w:hint="eastAsia"/>
        </w:rPr>
        <w:t>数据服务分系统</w:t>
      </w:r>
      <w:bookmarkEnd w:id="218"/>
    </w:p>
    <w:p w:rsidR="00C306DA" w:rsidRPr="00C306DA" w:rsidRDefault="00C306DA" w:rsidP="00C306DA">
      <w:pPr>
        <w:pStyle w:val="CSSC0"/>
        <w:ind w:firstLine="560"/>
        <w:rPr>
          <w:color w:val="FF0000"/>
        </w:rPr>
      </w:pPr>
      <w:r>
        <w:rPr>
          <w:rFonts w:hint="eastAsia"/>
          <w:color w:val="FF0000"/>
        </w:rPr>
        <w:t>[[</w:t>
      </w:r>
      <w:r w:rsidRPr="00C306DA">
        <w:rPr>
          <w:rFonts w:hint="eastAsia"/>
          <w:color w:val="FF0000"/>
        </w:rPr>
        <w:t>通过前端的用户图形界面和后端的高性能数据库，提供高性能数据查询与分析、数据分发、数据可视化、大型计算分析与临时数据存储、面向科学团队的数据处理接口等</w:t>
      </w:r>
      <w:r>
        <w:rPr>
          <w:rFonts w:hint="eastAsia"/>
          <w:color w:val="FF0000"/>
        </w:rPr>
        <w:t>。需要一些具体的方案描述，不仅是功能描述</w:t>
      </w:r>
      <w:r>
        <w:rPr>
          <w:rFonts w:hint="eastAsia"/>
          <w:color w:val="FF0000"/>
        </w:rPr>
        <w:t>]]</w:t>
      </w:r>
    </w:p>
    <w:p w:rsidR="002512B3" w:rsidRDefault="00DF3F3F" w:rsidP="002F6880">
      <w:pPr>
        <w:pStyle w:val="CSSC9"/>
      </w:pPr>
      <w:r w:rsidRPr="00CC7166">
        <w:object w:dxaOrig="9105" w:dyaOrig="56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5.6pt;height:190.3pt" o:ole="">
            <v:imagedata r:id="rId19" o:title=""/>
          </v:shape>
          <o:OLEObject Type="Embed" ProgID="Visio.Drawing.15" ShapeID="_x0000_i1025" DrawAspect="Content" ObjectID="_1603661634" r:id="rId20"/>
        </w:object>
      </w:r>
    </w:p>
    <w:p w:rsidR="00DF3F3F" w:rsidRPr="00A6484F" w:rsidRDefault="00DF3F3F" w:rsidP="00A6484F">
      <w:pPr>
        <w:pStyle w:val="CSSC0"/>
        <w:ind w:firstLine="560"/>
      </w:pPr>
      <w:r w:rsidRPr="00A6484F">
        <w:t>数据服务分系统依托公共的数据存储和公共数据库</w:t>
      </w:r>
      <w:r w:rsidR="00C306DA" w:rsidRPr="00C306DA">
        <w:rPr>
          <w:rFonts w:hint="eastAsia"/>
          <w:color w:val="FF0000"/>
        </w:rPr>
        <w:t>[[</w:t>
      </w:r>
      <w:r w:rsidR="00C306DA">
        <w:rPr>
          <w:rFonts w:hint="eastAsia"/>
          <w:color w:val="FF0000"/>
        </w:rPr>
        <w:t>为什么是公共的？</w:t>
      </w:r>
      <w:r w:rsidR="00C306DA" w:rsidRPr="00C306DA">
        <w:rPr>
          <w:rFonts w:hint="eastAsia"/>
          <w:color w:val="FF0000"/>
        </w:rPr>
        <w:t>]]</w:t>
      </w:r>
      <w:r w:rsidRPr="00A6484F">
        <w:t>，提供产品处理服务、产品分发服务、产品收集服务、数据管理服务、数据发布服务。由数据流水线分系统负责数据文件实体和元数据信息的流转和调度，数据产品质量保证分系统进行产品质量检验并生成产品质量报告。</w:t>
      </w:r>
    </w:p>
    <w:p w:rsidR="00DF3F3F" w:rsidRPr="00A6484F" w:rsidRDefault="00C306DA" w:rsidP="00A6484F">
      <w:pPr>
        <w:pStyle w:val="CSSC0"/>
        <w:ind w:firstLine="560"/>
      </w:pPr>
      <w:r w:rsidRPr="00C306DA">
        <w:rPr>
          <w:rFonts w:hint="eastAsia"/>
          <w:color w:val="FF0000"/>
        </w:rPr>
        <w:t>[[</w:t>
      </w:r>
      <w:r>
        <w:rPr>
          <w:rFonts w:hint="eastAsia"/>
          <w:color w:val="FF0000"/>
        </w:rPr>
        <w:t>数据流水线分系统负责处理数据，生成数据产品</w:t>
      </w:r>
      <w:r w:rsidRPr="00C306DA">
        <w:rPr>
          <w:rFonts w:hint="eastAsia"/>
          <w:color w:val="FF0000"/>
        </w:rPr>
        <w:t>]]</w:t>
      </w:r>
      <w:r w:rsidR="00DF3F3F" w:rsidRPr="00A6484F">
        <w:t>产品处理服务：负责数据产品的标定、拼接、去重等处理，并生成各级数据产品；</w:t>
      </w:r>
    </w:p>
    <w:p w:rsidR="00DF3F3F" w:rsidRPr="00A6484F" w:rsidRDefault="00DF3F3F" w:rsidP="00A6484F">
      <w:pPr>
        <w:pStyle w:val="CSSC0"/>
        <w:ind w:firstLine="560"/>
      </w:pPr>
      <w:r w:rsidRPr="00A6484F">
        <w:t>产品分发服务：负责将各级数据产品根据分发策略向科研团队或科研人员进行实时分发；</w:t>
      </w:r>
    </w:p>
    <w:p w:rsidR="00DF3F3F" w:rsidRPr="00A6484F" w:rsidRDefault="00DF3F3F" w:rsidP="00A6484F">
      <w:pPr>
        <w:pStyle w:val="CSSC0"/>
        <w:ind w:firstLine="560"/>
      </w:pPr>
      <w:r w:rsidRPr="00A6484F">
        <w:t>产品收集服务：负责将科研人员处理的高级数据产品进行集中汇聚；</w:t>
      </w:r>
    </w:p>
    <w:p w:rsidR="00DF3F3F" w:rsidRPr="00A6484F" w:rsidRDefault="00DF3F3F" w:rsidP="00A6484F">
      <w:pPr>
        <w:pStyle w:val="CSSC0"/>
        <w:ind w:firstLine="560"/>
      </w:pPr>
      <w:r w:rsidRPr="00A6484F">
        <w:t>数据管理服务：负责进行各级数据产品统一归档与管理，包括产品的在线、离线处理、订阅申请处理等；</w:t>
      </w:r>
    </w:p>
    <w:p w:rsidR="00DF3F3F" w:rsidRPr="00DF3F3F" w:rsidRDefault="00DF3F3F" w:rsidP="00DF3F3F">
      <w:pPr>
        <w:pStyle w:val="CSSC0"/>
        <w:ind w:firstLine="560"/>
      </w:pPr>
      <w:r w:rsidRPr="00A6484F">
        <w:t>数据发布服务：面向科研人员和公众提供数据统一发布服务门户，提供数据快速检索获取服务，提供数据订阅服务等。</w:t>
      </w:r>
    </w:p>
    <w:p w:rsidR="00501664" w:rsidRDefault="00B73720" w:rsidP="00007E7B">
      <w:pPr>
        <w:pStyle w:val="Heading2"/>
      </w:pPr>
      <w:bookmarkStart w:id="219" w:name="_Toc528572638"/>
      <w:r>
        <w:rPr>
          <w:rFonts w:hint="eastAsia"/>
        </w:rPr>
        <w:lastRenderedPageBreak/>
        <w:t>观测运行支持分系统</w:t>
      </w:r>
      <w:bookmarkEnd w:id="219"/>
    </w:p>
    <w:p w:rsidR="002512B3" w:rsidRDefault="002512B3" w:rsidP="002512B3">
      <w:pPr>
        <w:pStyle w:val="CSSC0"/>
        <w:ind w:firstLine="560"/>
      </w:pPr>
      <w:r>
        <w:rPr>
          <w:rFonts w:hint="eastAsia"/>
        </w:rPr>
        <w:t>科学应用系统的核心任务为准备上行数据；对下行数据进行分析生成科学产品；分析、监控巡天模块的健康状态，在必要时进行定标与维护操作。</w:t>
      </w:r>
    </w:p>
    <w:p w:rsidR="002512B3" w:rsidRDefault="002512B3" w:rsidP="002512B3">
      <w:pPr>
        <w:pStyle w:val="CSSC0"/>
        <w:ind w:firstLine="560"/>
      </w:pPr>
      <w:r>
        <w:rPr>
          <w:rFonts w:hint="eastAsia"/>
        </w:rPr>
        <w:t>观测运行支持分系统将支持其中的上行数据的准备和星上载荷的健康状态监控。将提供一系列工具，辅助科学家将天文观测计划，根据观测目标、观测约束、卫星及巡天模块工作状态，生成为特定时间段内的详细仪器工作计划，提交给上层管控中心进一步形成上行指令，由巡天模块执行；在观测执行过程中，观测运行支持分系统根据下传的科学数据和工程数据进行巡天模块工作趋势分析，为巡天模块的定标、维护提供依据，在必要时制定定标维护计划。根据观测任务的执行结果，对观测质量进行分析，为随后的观测计划编排提供依据；在分析过程中，发现可能的仪器工作异常，并及时进行排查和维护。</w:t>
      </w:r>
    </w:p>
    <w:p w:rsidR="002512B3" w:rsidRPr="00027797" w:rsidRDefault="002512B3" w:rsidP="002512B3">
      <w:pPr>
        <w:pStyle w:val="CSSC0"/>
        <w:ind w:firstLine="560"/>
      </w:pPr>
      <w:r>
        <w:rPr>
          <w:rFonts w:hint="eastAsia"/>
        </w:rPr>
        <w:t>因此观测运行支持分系统对于巡天模块的在轨运行是必不可少的。</w:t>
      </w:r>
    </w:p>
    <w:p w:rsidR="002512B3" w:rsidRDefault="002512B3" w:rsidP="002512B3">
      <w:pPr>
        <w:pStyle w:val="Heading3"/>
        <w:spacing w:before="20"/>
      </w:pPr>
      <w:bookmarkStart w:id="220" w:name="_Toc528572640"/>
      <w:r>
        <w:rPr>
          <w:rFonts w:hint="eastAsia"/>
        </w:rPr>
        <w:t>主要功能</w:t>
      </w:r>
      <w:bookmarkEnd w:id="220"/>
    </w:p>
    <w:p w:rsidR="002512B3" w:rsidRDefault="002512B3" w:rsidP="002512B3">
      <w:pPr>
        <w:pStyle w:val="CSSC0"/>
        <w:ind w:firstLine="560"/>
      </w:pPr>
      <w:r>
        <w:rPr>
          <w:rFonts w:hint="eastAsia"/>
        </w:rPr>
        <w:t>本分系统的主要为</w:t>
      </w:r>
      <w:r w:rsidRPr="00467E5E">
        <w:rPr>
          <w:rFonts w:hint="eastAsia"/>
        </w:rPr>
        <w:t>在科学目标的指导下，在工程要求和运行要求约束下</w:t>
      </w:r>
      <w:r>
        <w:rPr>
          <w:rFonts w:hint="eastAsia"/>
        </w:rPr>
        <w:t>配合上级运管中心，</w:t>
      </w:r>
      <w:r w:rsidRPr="00467E5E">
        <w:rPr>
          <w:rFonts w:hint="eastAsia"/>
        </w:rPr>
        <w:t>完成</w:t>
      </w:r>
      <w:r>
        <w:rPr>
          <w:rFonts w:hint="eastAsia"/>
        </w:rPr>
        <w:t>观测提案收集与管理、观测计划制定、巡天模块科学性能分析、巡天模块状态及观测状态分析与演示三大类功能，从而支持巡天相机的在轨测试和在轨运行。</w:t>
      </w:r>
      <w:r>
        <w:rPr>
          <w:rFonts w:hint="eastAsia"/>
        </w:rPr>
        <w:t xml:space="preserve"> </w:t>
      </w:r>
    </w:p>
    <w:p w:rsidR="002512B3" w:rsidRDefault="002512B3" w:rsidP="002512B3">
      <w:pPr>
        <w:pStyle w:val="CSSC0"/>
        <w:ind w:firstLine="560"/>
      </w:pPr>
      <w:r>
        <w:t>本</w:t>
      </w:r>
      <w:r>
        <w:rPr>
          <w:rFonts w:hint="eastAsia"/>
        </w:rPr>
        <w:t>分系统的基本功能要求如下图所示：</w:t>
      </w:r>
    </w:p>
    <w:p w:rsidR="00A6484F" w:rsidRDefault="002512B3" w:rsidP="00A6484F">
      <w:pPr>
        <w:pStyle w:val="CSSC9"/>
      </w:pPr>
      <w:r>
        <w:object w:dxaOrig="13021" w:dyaOrig="6631">
          <v:shape id="_x0000_i1026" type="#_x0000_t75" style="width:335.35pt;height:171.2pt" o:ole="">
            <v:imagedata r:id="rId21" o:title=""/>
          </v:shape>
          <o:OLEObject Type="Embed" ProgID="Visio.Drawing.15" ShapeID="_x0000_i1026" DrawAspect="Content" ObjectID="_1603661635" r:id="rId22"/>
        </w:object>
      </w:r>
    </w:p>
    <w:p w:rsidR="002512B3" w:rsidRDefault="00A6484F" w:rsidP="00A6484F">
      <w:pPr>
        <w:pStyle w:val="CSSC8"/>
      </w:pPr>
      <w:r>
        <w:rPr>
          <w:rFonts w:hint="eastAsia"/>
        </w:rPr>
        <w:t>图</w:t>
      </w:r>
      <w:r>
        <w:rPr>
          <w:rFonts w:hint="eastAsia"/>
        </w:rPr>
        <w:t xml:space="preserve"> </w:t>
      </w:r>
      <w:r w:rsidR="002105E9">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2105E9">
        <w:fldChar w:fldCharType="separate"/>
      </w:r>
      <w:r w:rsidR="00377B62">
        <w:rPr>
          <w:noProof/>
        </w:rPr>
        <w:t>8</w:t>
      </w:r>
      <w:r w:rsidR="002105E9">
        <w:fldChar w:fldCharType="end"/>
      </w:r>
      <w:r>
        <w:rPr>
          <w:rFonts w:hint="eastAsia"/>
        </w:rPr>
        <w:t xml:space="preserve"> </w:t>
      </w:r>
      <w:r>
        <w:rPr>
          <w:rFonts w:hint="eastAsia"/>
        </w:rPr>
        <w:t>观测运行支持分系统功能要求</w:t>
      </w:r>
    </w:p>
    <w:p w:rsidR="002512B3" w:rsidRDefault="002512B3" w:rsidP="002512B3">
      <w:pPr>
        <w:pStyle w:val="CSSC0"/>
        <w:ind w:firstLine="560"/>
      </w:pPr>
      <w:r>
        <w:rPr>
          <w:rFonts w:hint="eastAsia"/>
        </w:rPr>
        <w:t xml:space="preserve">   </w:t>
      </w:r>
      <w:r>
        <w:rPr>
          <w:rFonts w:hint="eastAsia"/>
        </w:rPr>
        <w:t>主要功能需求包括：</w:t>
      </w:r>
    </w:p>
    <w:p w:rsidR="002512B3" w:rsidRDefault="002512B3" w:rsidP="002512B3">
      <w:pPr>
        <w:pStyle w:val="CSSC0"/>
        <w:ind w:firstLine="560"/>
      </w:pPr>
      <w:r>
        <w:lastRenderedPageBreak/>
        <w:t>观测提案收集与管理</w:t>
      </w:r>
      <w:r>
        <w:rPr>
          <w:rFonts w:hint="eastAsia"/>
        </w:rPr>
        <w:t>，</w:t>
      </w:r>
      <w:r>
        <w:t>负责发布观测提案征集指南</w:t>
      </w:r>
      <w:r>
        <w:rPr>
          <w:rFonts w:hint="eastAsia"/>
        </w:rPr>
        <w:t>、提供工具支持观测提案编写、</w:t>
      </w:r>
      <w:r>
        <w:t>收集</w:t>
      </w:r>
      <w:r>
        <w:rPr>
          <w:rFonts w:hint="eastAsia"/>
        </w:rPr>
        <w:t>、</w:t>
      </w:r>
      <w:r>
        <w:t>管理</w:t>
      </w:r>
      <w:r>
        <w:rPr>
          <w:rFonts w:hint="eastAsia"/>
        </w:rPr>
        <w:t>、</w:t>
      </w:r>
      <w:r>
        <w:t>帮助和反馈等</w:t>
      </w:r>
      <w:r>
        <w:rPr>
          <w:rFonts w:hint="eastAsia"/>
        </w:rPr>
        <w:t>。</w:t>
      </w:r>
    </w:p>
    <w:p w:rsidR="002512B3" w:rsidRDefault="002512B3" w:rsidP="002512B3">
      <w:pPr>
        <w:pStyle w:val="CSSC0"/>
        <w:ind w:firstLine="560"/>
      </w:pPr>
      <w:r>
        <w:rPr>
          <w:rFonts w:hint="eastAsia"/>
        </w:rPr>
        <w:t>巡天任务的编排和优化仿真，输入为卫星平台状态、轨道状态、载荷状态、观测任务列表、初始任务编排计划等，对输入的观测任务列表根据各种约束条件进行执行仿真，返回对平台和载荷观测模式的影响，对观测任务编排进行优化</w:t>
      </w:r>
      <w:r w:rsidRPr="00840FB1">
        <w:rPr>
          <w:rFonts w:hint="eastAsia"/>
        </w:rPr>
        <w:t>。</w:t>
      </w:r>
    </w:p>
    <w:p w:rsidR="002512B3" w:rsidRDefault="002512B3" w:rsidP="002512B3">
      <w:pPr>
        <w:pStyle w:val="CSSC0"/>
        <w:ind w:firstLine="560"/>
      </w:pPr>
      <w:r>
        <w:rPr>
          <w:rFonts w:hint="eastAsia"/>
        </w:rPr>
        <w:t>常规观测计划制定，输入为常规观测提案，其中包含对于观测仪器、观测条件等约束信息，结合卫星轨道计划等信息，输出为具有特定格式的详细观测计划，包括详细载荷及卫星平台配置、观测时长、建议起止时间等。观测计划将作为输入，进一步由上级管控中心细化上行命令序列。</w:t>
      </w:r>
    </w:p>
    <w:p w:rsidR="002512B3" w:rsidRDefault="002512B3" w:rsidP="002512B3">
      <w:pPr>
        <w:pStyle w:val="CSSC0"/>
        <w:ind w:firstLine="560"/>
      </w:pPr>
      <w:r>
        <w:rPr>
          <w:rFonts w:hint="eastAsia"/>
        </w:rPr>
        <w:t>机遇目标观测计划制定，功能要求与常规观测计划类似，但是机遇目标的时间约束比较严格，需要在短时间内完成计划制定。</w:t>
      </w:r>
    </w:p>
    <w:p w:rsidR="002512B3" w:rsidRDefault="002512B3" w:rsidP="002512B3">
      <w:pPr>
        <w:pStyle w:val="CSSC0"/>
        <w:ind w:firstLine="560"/>
      </w:pPr>
      <w:r>
        <w:rPr>
          <w:rFonts w:hint="eastAsia"/>
        </w:rPr>
        <w:t>载荷故障恢复计划的制定，载荷异常的情况下，由仪器团队制定仪器故障恢复策略，形成载荷故障恢复计划。</w:t>
      </w:r>
    </w:p>
    <w:p w:rsidR="002512B3" w:rsidRDefault="002512B3" w:rsidP="002512B3">
      <w:pPr>
        <w:pStyle w:val="CSSC0"/>
        <w:ind w:firstLine="560"/>
      </w:pPr>
      <w:r>
        <w:rPr>
          <w:rFonts w:hint="eastAsia"/>
        </w:rPr>
        <w:t>完成载荷性能趋势分析，在一定周期内对载荷的科学观测情况进行分析，掌握载荷的工作情况，对载荷的常规定标、附加定标计划的制定提供依据。</w:t>
      </w:r>
    </w:p>
    <w:p w:rsidR="002512B3" w:rsidRDefault="002512B3" w:rsidP="002512B3">
      <w:pPr>
        <w:pStyle w:val="CSSC0"/>
        <w:ind w:firstLine="560"/>
      </w:pPr>
      <w:r>
        <w:rPr>
          <w:rFonts w:hint="eastAsia"/>
        </w:rPr>
        <w:t>观测计划演示，作为观测任务编排、观测计划制定的附加功能，以图、表、动画等方式演示计划编排情况，方便科学运行团队了解整体工作计划情况</w:t>
      </w:r>
    </w:p>
    <w:p w:rsidR="002512B3" w:rsidRDefault="002512B3" w:rsidP="002512B3">
      <w:pPr>
        <w:pStyle w:val="CSSC0"/>
        <w:ind w:firstLine="560"/>
      </w:pPr>
      <w:r>
        <w:rPr>
          <w:rFonts w:hint="eastAsia"/>
        </w:rPr>
        <w:t>观测任务的执行状态演示，根据下传数据，分析并演示当前观测任务的执行状态。</w:t>
      </w:r>
    </w:p>
    <w:p w:rsidR="002512B3" w:rsidRDefault="002512B3" w:rsidP="002512B3">
      <w:pPr>
        <w:pStyle w:val="CSSC0"/>
        <w:ind w:firstLine="560"/>
      </w:pPr>
      <w:r>
        <w:rPr>
          <w:rFonts w:hint="eastAsia"/>
        </w:rPr>
        <w:t>载荷工作性能，根据下传数据，分析并演示当前载荷的工作状态。</w:t>
      </w:r>
    </w:p>
    <w:p w:rsidR="002512B3" w:rsidRPr="002A29FE" w:rsidRDefault="002512B3" w:rsidP="002512B3">
      <w:pPr>
        <w:pStyle w:val="CSSC0"/>
        <w:ind w:firstLine="560"/>
      </w:pPr>
      <w:r>
        <w:rPr>
          <w:rFonts w:hint="eastAsia"/>
        </w:rPr>
        <w:t>快视数据分析与演示</w:t>
      </w:r>
    </w:p>
    <w:p w:rsidR="002512B3" w:rsidRDefault="003C3B9C" w:rsidP="002512B3">
      <w:pPr>
        <w:pStyle w:val="Heading3"/>
        <w:spacing w:before="20"/>
      </w:pPr>
      <w:bookmarkStart w:id="221" w:name="_Toc528572641"/>
      <w:r>
        <w:rPr>
          <w:rFonts w:hint="eastAsia"/>
        </w:rPr>
        <w:t>分系统组成</w:t>
      </w:r>
      <w:bookmarkEnd w:id="221"/>
    </w:p>
    <w:p w:rsidR="002512B3" w:rsidRPr="00E14283" w:rsidRDefault="002512B3" w:rsidP="002512B3">
      <w:pPr>
        <w:pStyle w:val="CSSC0"/>
        <w:ind w:firstLine="560"/>
      </w:pPr>
      <w:r>
        <w:rPr>
          <w:rFonts w:hint="eastAsia"/>
        </w:rPr>
        <w:t>观测运行支持分</w:t>
      </w:r>
      <w:r w:rsidRPr="00E14283">
        <w:rPr>
          <w:rFonts w:hint="eastAsia"/>
        </w:rPr>
        <w:t>系统的组成及其与特定任务模块配合数据流如下图所示：</w:t>
      </w:r>
    </w:p>
    <w:p w:rsidR="00A6484F" w:rsidRDefault="002512B3" w:rsidP="00A6484F">
      <w:pPr>
        <w:pStyle w:val="CSSC9"/>
      </w:pPr>
      <w:r w:rsidRPr="00E14283">
        <w:object w:dxaOrig="7830" w:dyaOrig="5896">
          <v:shape id="_x0000_i1027" type="#_x0000_t75" style="width:392.75pt;height:269.85pt" o:ole="">
            <v:imagedata r:id="rId23" o:title=""/>
          </v:shape>
          <o:OLEObject Type="Embed" ProgID="Visio.Drawing.15" ShapeID="_x0000_i1027" DrawAspect="Content" ObjectID="_1603661636" r:id="rId24"/>
        </w:object>
      </w:r>
    </w:p>
    <w:p w:rsidR="002512B3" w:rsidRPr="00E14283" w:rsidRDefault="00A6484F" w:rsidP="00A6484F">
      <w:pPr>
        <w:pStyle w:val="CSSC8"/>
      </w:pPr>
      <w:r>
        <w:rPr>
          <w:rFonts w:hint="eastAsia"/>
        </w:rPr>
        <w:t>图</w:t>
      </w:r>
      <w:r>
        <w:rPr>
          <w:rFonts w:hint="eastAsia"/>
        </w:rPr>
        <w:t xml:space="preserve"> </w:t>
      </w:r>
      <w:r w:rsidR="002105E9">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2105E9">
        <w:fldChar w:fldCharType="separate"/>
      </w:r>
      <w:r w:rsidR="00377B62">
        <w:rPr>
          <w:noProof/>
        </w:rPr>
        <w:t>9</w:t>
      </w:r>
      <w:r w:rsidR="002105E9">
        <w:fldChar w:fldCharType="end"/>
      </w:r>
      <w:r>
        <w:rPr>
          <w:rFonts w:hint="eastAsia"/>
        </w:rPr>
        <w:t xml:space="preserve"> </w:t>
      </w:r>
      <w:r w:rsidRPr="00CF5870">
        <w:rPr>
          <w:rFonts w:hint="eastAsia"/>
          <w:noProof/>
        </w:rPr>
        <w:t>观测运行支持分系统组成</w:t>
      </w:r>
    </w:p>
    <w:p w:rsidR="002512B3" w:rsidRPr="00E14283" w:rsidRDefault="002512B3" w:rsidP="002512B3">
      <w:pPr>
        <w:pStyle w:val="CSSC0"/>
        <w:ind w:firstLine="560"/>
      </w:pPr>
      <w:r>
        <w:rPr>
          <w:rFonts w:hint="eastAsia"/>
        </w:rPr>
        <w:t>观测运行支持分</w:t>
      </w:r>
      <w:r w:rsidRPr="00E14283">
        <w:rPr>
          <w:rFonts w:hint="eastAsia"/>
        </w:rPr>
        <w:t>系统包含如上图所示的</w:t>
      </w:r>
      <w:r>
        <w:rPr>
          <w:rFonts w:hint="eastAsia"/>
        </w:rPr>
        <w:t>6</w:t>
      </w:r>
      <w:r>
        <w:rPr>
          <w:rFonts w:hint="eastAsia"/>
        </w:rPr>
        <w:t>个子系统</w:t>
      </w:r>
      <w:r w:rsidRPr="00E14283">
        <w:rPr>
          <w:rFonts w:hint="eastAsia"/>
        </w:rPr>
        <w:t>：</w:t>
      </w:r>
    </w:p>
    <w:p w:rsidR="002512B3" w:rsidRDefault="002512B3" w:rsidP="002512B3">
      <w:pPr>
        <w:pStyle w:val="CSSC0"/>
        <w:ind w:firstLine="560"/>
      </w:pPr>
      <w:r>
        <w:rPr>
          <w:rFonts w:hint="eastAsia"/>
        </w:rPr>
        <w:t>观测提案收集与管理子系统：负责提供工具辅助观测提案申请人完成观测提案的编写、提交、</w:t>
      </w:r>
      <w:r>
        <w:t>申请反馈</w:t>
      </w:r>
      <w:r>
        <w:rPr>
          <w:rFonts w:hint="eastAsia"/>
        </w:rPr>
        <w:t>、</w:t>
      </w:r>
      <w:r>
        <w:t>观测状态反馈等工作</w:t>
      </w:r>
      <w:r>
        <w:rPr>
          <w:rFonts w:hint="eastAsia"/>
        </w:rPr>
        <w:t>；辅助提案遴选工作；</w:t>
      </w:r>
    </w:p>
    <w:p w:rsidR="002512B3" w:rsidRDefault="002512B3" w:rsidP="002512B3">
      <w:pPr>
        <w:pStyle w:val="CSSC0"/>
        <w:ind w:firstLine="560"/>
      </w:pPr>
      <w:r>
        <w:rPr>
          <w:rFonts w:hint="eastAsia"/>
        </w:rPr>
        <w:t>观测任务编排与优化仿真子系统，将通过遴选的观测提案，</w:t>
      </w:r>
      <w:r w:rsidRPr="00E14283">
        <w:rPr>
          <w:rFonts w:hint="eastAsia"/>
        </w:rPr>
        <w:t>根据观测任务的类别、卫星及载荷状态、已有观测任务等约束条件，完成一定时间内观测任务的编排和优化。</w:t>
      </w:r>
    </w:p>
    <w:p w:rsidR="002512B3" w:rsidRDefault="002512B3" w:rsidP="002512B3">
      <w:pPr>
        <w:pStyle w:val="CSSC0"/>
        <w:ind w:firstLine="560"/>
      </w:pPr>
      <w:r>
        <w:t>观测计划制定与演示子系统</w:t>
      </w:r>
      <w:r>
        <w:rPr>
          <w:rFonts w:hint="eastAsia"/>
        </w:rPr>
        <w:t>，</w:t>
      </w:r>
      <w:r>
        <w:t>根据</w:t>
      </w:r>
      <w:r w:rsidRPr="00E14283">
        <w:rPr>
          <w:rFonts w:hint="eastAsia"/>
        </w:rPr>
        <w:t>优化后的观测任务进一步</w:t>
      </w:r>
      <w:r>
        <w:rPr>
          <w:rFonts w:hint="eastAsia"/>
        </w:rPr>
        <w:t>根据载荷状态、轨道等约束形成</w:t>
      </w:r>
      <w:r w:rsidRPr="00E14283">
        <w:rPr>
          <w:rFonts w:hint="eastAsia"/>
        </w:rPr>
        <w:t>将完成长、中、短期的常规观测计划（包括常规定标计划），需要紧急处理的机遇目标观测计划和载荷故障恢复计划</w:t>
      </w:r>
      <w:r>
        <w:rPr>
          <w:rFonts w:hint="eastAsia"/>
        </w:rPr>
        <w:t>，在本地暂存或等待</w:t>
      </w:r>
      <w:r w:rsidRPr="00E14283">
        <w:rPr>
          <w:rFonts w:hint="eastAsia"/>
        </w:rPr>
        <w:t>提交任务中心生成观测命令序列上传。</w:t>
      </w:r>
      <w:r>
        <w:t>同时</w:t>
      </w:r>
      <w:r>
        <w:rPr>
          <w:rFonts w:hint="eastAsia"/>
        </w:rPr>
        <w:t>提供一定时期</w:t>
      </w:r>
      <w:r w:rsidRPr="00E14283">
        <w:rPr>
          <w:rFonts w:hint="eastAsia"/>
        </w:rPr>
        <w:t>内</w:t>
      </w:r>
      <w:r>
        <w:rPr>
          <w:rFonts w:hint="eastAsia"/>
        </w:rPr>
        <w:t>观测计划模拟执行演示</w:t>
      </w:r>
      <w:r w:rsidRPr="00E14283">
        <w:rPr>
          <w:rFonts w:hint="eastAsia"/>
        </w:rPr>
        <w:t>。</w:t>
      </w:r>
    </w:p>
    <w:p w:rsidR="002512B3" w:rsidRDefault="002512B3" w:rsidP="002512B3">
      <w:pPr>
        <w:pStyle w:val="CSSC0"/>
        <w:ind w:firstLine="560"/>
      </w:pPr>
      <w:r>
        <w:rPr>
          <w:rFonts w:hint="eastAsia"/>
        </w:rPr>
        <w:t>观测任务执行与演示子系统，将根据星上下传的数据，分析载</w:t>
      </w:r>
      <w:r w:rsidRPr="00E14283">
        <w:rPr>
          <w:rFonts w:hint="eastAsia"/>
        </w:rPr>
        <w:t>荷观测任务的实时执行状态</w:t>
      </w:r>
      <w:r>
        <w:rPr>
          <w:rFonts w:hint="eastAsia"/>
        </w:rPr>
        <w:t>并予以演示；将根据观测数据分析结果，对观测任务的执行质量进行分析，形成分析报告；将提供</w:t>
      </w:r>
      <w:r w:rsidRPr="00E14283">
        <w:rPr>
          <w:rFonts w:hint="eastAsia"/>
        </w:rPr>
        <w:t>历史任务执行情况回放演示</w:t>
      </w:r>
      <w:r>
        <w:rPr>
          <w:rFonts w:hint="eastAsia"/>
        </w:rPr>
        <w:t>等，辅助用户全面了解巡天相机的观测任务执行计划、现状及历史。</w:t>
      </w:r>
    </w:p>
    <w:p w:rsidR="002512B3" w:rsidRDefault="002512B3" w:rsidP="002512B3">
      <w:pPr>
        <w:pStyle w:val="CSSC0"/>
        <w:ind w:firstLine="560"/>
      </w:pPr>
      <w:r w:rsidRPr="00E14283">
        <w:rPr>
          <w:rFonts w:hint="eastAsia"/>
        </w:rPr>
        <w:t>载荷工作性能趋势分析与演示</w:t>
      </w:r>
      <w:r>
        <w:rPr>
          <w:rFonts w:hint="eastAsia"/>
        </w:rPr>
        <w:t>子系统完成载荷性能的趋势分析并以，</w:t>
      </w:r>
      <w:r>
        <w:rPr>
          <w:rFonts w:hint="eastAsia"/>
        </w:rPr>
        <w:lastRenderedPageBreak/>
        <w:t>将以图、表等形式</w:t>
      </w:r>
      <w:r w:rsidRPr="00D335C4">
        <w:rPr>
          <w:rFonts w:hint="eastAsia"/>
        </w:rPr>
        <w:t>演示。</w:t>
      </w:r>
    </w:p>
    <w:p w:rsidR="002512B3" w:rsidRPr="00D335C4" w:rsidRDefault="002512B3" w:rsidP="002512B3">
      <w:pPr>
        <w:pStyle w:val="CSSC0"/>
        <w:ind w:firstLine="560"/>
      </w:pPr>
      <w:r>
        <w:t>快视数据分析与演示</w:t>
      </w:r>
      <w:r>
        <w:rPr>
          <w:rFonts w:hint="eastAsia"/>
        </w:rPr>
        <w:t>，</w:t>
      </w:r>
      <w:r>
        <w:t>对于某些需要快视的数据，提供分析与演示功能</w:t>
      </w:r>
      <w:r>
        <w:rPr>
          <w:rFonts w:hint="eastAsia"/>
        </w:rPr>
        <w:t>，</w:t>
      </w:r>
      <w:r>
        <w:t>辅助科学家及时进行决策</w:t>
      </w:r>
      <w:r>
        <w:rPr>
          <w:rFonts w:hint="eastAsia"/>
        </w:rPr>
        <w:t>（如</w:t>
      </w:r>
      <w:proofErr w:type="spellStart"/>
      <w:r>
        <w:rPr>
          <w:rFonts w:hint="eastAsia"/>
        </w:rPr>
        <w:t>ToO</w:t>
      </w:r>
      <w:proofErr w:type="spellEnd"/>
      <w:r>
        <w:rPr>
          <w:rFonts w:hint="eastAsia"/>
        </w:rPr>
        <w:t>策略、仪器特征数据等）。</w:t>
      </w:r>
    </w:p>
    <w:p w:rsidR="002512B3" w:rsidRPr="00027797" w:rsidRDefault="002512B3" w:rsidP="002512B3">
      <w:pPr>
        <w:pStyle w:val="Heading3"/>
        <w:spacing w:before="20"/>
      </w:pPr>
      <w:bookmarkStart w:id="222" w:name="_Toc528572642"/>
      <w:r>
        <w:rPr>
          <w:rFonts w:hint="eastAsia"/>
        </w:rPr>
        <w:t>关键问题</w:t>
      </w:r>
      <w:bookmarkEnd w:id="222"/>
    </w:p>
    <w:p w:rsidR="002512B3" w:rsidRPr="00A6484F" w:rsidRDefault="002512B3" w:rsidP="00A6484F">
      <w:pPr>
        <w:pStyle w:val="CSSC0"/>
        <w:ind w:firstLine="560"/>
      </w:pPr>
      <w:r w:rsidRPr="00A6484F">
        <w:rPr>
          <w:rFonts w:hint="eastAsia"/>
        </w:rPr>
        <w:t>当前阶段巡天项目运行支持分系统面临的需要解决关键问题如下。</w:t>
      </w:r>
    </w:p>
    <w:p w:rsidR="002512B3" w:rsidRPr="00A6484F" w:rsidRDefault="002512B3" w:rsidP="00A6484F">
      <w:pPr>
        <w:pStyle w:val="CSSC0"/>
        <w:ind w:firstLine="560"/>
      </w:pPr>
      <w:r w:rsidRPr="00A6484F">
        <w:t>任务计划</w:t>
      </w:r>
      <w:r w:rsidRPr="00A6484F">
        <w:rPr>
          <w:rFonts w:hint="eastAsia"/>
        </w:rPr>
        <w:t>：将巡天仿真分</w:t>
      </w:r>
      <w:r w:rsidRPr="00A6484F">
        <w:rPr>
          <w:rFonts w:hint="eastAsia"/>
        </w:rPr>
        <w:t xml:space="preserve"> </w:t>
      </w:r>
      <w:r w:rsidRPr="00A6484F">
        <w:rPr>
          <w:rFonts w:hint="eastAsia"/>
        </w:rPr>
        <w:t>系统的结果应用到实际任务编排中并给予结果反馈。需要界定与巡天仿真分系统的界面接口。</w:t>
      </w:r>
    </w:p>
    <w:p w:rsidR="002512B3" w:rsidRPr="00A6484F" w:rsidRDefault="002512B3" w:rsidP="00A6484F">
      <w:pPr>
        <w:pStyle w:val="CSSC0"/>
        <w:ind w:firstLine="560"/>
      </w:pPr>
      <w:r w:rsidRPr="00A6484F">
        <w:t>多设备协调观测</w:t>
      </w:r>
      <w:r w:rsidRPr="00A6484F">
        <w:rPr>
          <w:rFonts w:hint="eastAsia"/>
        </w:rPr>
        <w:t>：解决巡天和其它使用望远镜设备的资源共享问题（</w:t>
      </w:r>
      <w:r w:rsidRPr="00A6484F">
        <w:t>多通道光谱仪</w:t>
      </w:r>
      <w:r w:rsidRPr="00A6484F">
        <w:rPr>
          <w:rFonts w:hint="eastAsia"/>
        </w:rPr>
        <w:t>；</w:t>
      </w:r>
      <w:r w:rsidRPr="00A6484F">
        <w:rPr>
          <w:rFonts w:hint="eastAsia"/>
        </w:rPr>
        <w:t>IFU</w:t>
      </w:r>
      <w:r w:rsidRPr="00A6484F">
        <w:rPr>
          <w:rFonts w:hint="eastAsia"/>
        </w:rPr>
        <w:t>；</w:t>
      </w:r>
      <w:r w:rsidRPr="00A6484F">
        <w:t>光星</w:t>
      </w:r>
      <w:r w:rsidRPr="00A6484F">
        <w:rPr>
          <w:rFonts w:hint="eastAsia"/>
        </w:rPr>
        <w:t>冕</w:t>
      </w:r>
      <w:r w:rsidRPr="00A6484F">
        <w:t>仪</w:t>
      </w:r>
      <w:r w:rsidRPr="00A6484F">
        <w:rPr>
          <w:rFonts w:hint="eastAsia"/>
        </w:rPr>
        <w:t>）。</w:t>
      </w:r>
    </w:p>
    <w:p w:rsidR="002512B3" w:rsidRPr="00A6484F" w:rsidRDefault="002512B3" w:rsidP="00A6484F">
      <w:pPr>
        <w:pStyle w:val="CSSC0"/>
        <w:ind w:firstLine="560"/>
      </w:pPr>
      <w:r w:rsidRPr="00A6484F">
        <w:rPr>
          <w:rFonts w:hint="eastAsia"/>
        </w:rPr>
        <w:t>故障树：为了有效预判和诊断巡天运行的故障和问题，需要建立系统（主要包括在轨设备）的故障树。</w:t>
      </w:r>
    </w:p>
    <w:p w:rsidR="002512B3" w:rsidRPr="00A6484F" w:rsidRDefault="002512B3" w:rsidP="00A6484F">
      <w:pPr>
        <w:pStyle w:val="CSSC0"/>
        <w:ind w:firstLine="560"/>
      </w:pPr>
      <w:r w:rsidRPr="00A6484F">
        <w:t>观测质量模型</w:t>
      </w:r>
      <w:r w:rsidRPr="00A6484F">
        <w:rPr>
          <w:rFonts w:hint="eastAsia"/>
        </w:rPr>
        <w:t>：建立评价体系定量评估科学运行质量。</w:t>
      </w:r>
    </w:p>
    <w:p w:rsidR="00B35F2C" w:rsidRDefault="00B35F2C" w:rsidP="00007E7B">
      <w:pPr>
        <w:pStyle w:val="Heading2"/>
      </w:pPr>
      <w:bookmarkStart w:id="223" w:name="_Toc528572643"/>
      <w:r>
        <w:rPr>
          <w:rFonts w:hint="eastAsia"/>
        </w:rPr>
        <w:t>软件研发支持分系统</w:t>
      </w:r>
      <w:bookmarkEnd w:id="223"/>
    </w:p>
    <w:p w:rsidR="00476765" w:rsidRDefault="00476765" w:rsidP="00476765">
      <w:pPr>
        <w:pStyle w:val="CSSC0"/>
        <w:ind w:firstLine="560"/>
      </w:pPr>
      <w:r>
        <w:rPr>
          <w:rFonts w:hint="eastAsia"/>
        </w:rPr>
        <w:t>科学应用系统所有软件研发</w:t>
      </w:r>
      <w:r w:rsidR="0052237C">
        <w:rPr>
          <w:rFonts w:hint="eastAsia"/>
        </w:rPr>
        <w:t>和用户数据分析软件接入的</w:t>
      </w:r>
      <w:r>
        <w:rPr>
          <w:rFonts w:hint="eastAsia"/>
        </w:rPr>
        <w:t>支持（架构、规范、接口、协议、</w:t>
      </w:r>
      <w:r w:rsidR="0052237C">
        <w:rPr>
          <w:rFonts w:hint="eastAsia"/>
        </w:rPr>
        <w:t>文档、调试、集成、测试、通讯</w:t>
      </w:r>
      <w:r w:rsidR="00EF6CE3">
        <w:rPr>
          <w:rFonts w:hint="eastAsia"/>
        </w:rPr>
        <w:t>等</w:t>
      </w:r>
      <w:r>
        <w:rPr>
          <w:rFonts w:hint="eastAsia"/>
        </w:rPr>
        <w:t>）</w:t>
      </w:r>
    </w:p>
    <w:p w:rsidR="00DF3F3F" w:rsidRPr="00DF3F3F" w:rsidRDefault="00DF3F3F" w:rsidP="00DF3F3F">
      <w:pPr>
        <w:pStyle w:val="CSSC0"/>
        <w:ind w:firstLine="560"/>
      </w:pPr>
      <w:r w:rsidRPr="00DF3F3F">
        <w:t>建立公共的软件研发支撑环境，支持以下的三种软件研发及数据分析的模式：</w:t>
      </w:r>
    </w:p>
    <w:p w:rsidR="00DF3F3F" w:rsidRPr="00CC7166" w:rsidRDefault="00DF3F3F" w:rsidP="000461AE">
      <w:pPr>
        <w:pStyle w:val="CSSC1"/>
      </w:pPr>
      <w:r w:rsidRPr="00CC7166">
        <w:t>用户下载数据或通过接口调用数据，在本地完成应用开发（编码、调试、测试）、分析处理、结果可视化；</w:t>
      </w:r>
    </w:p>
    <w:p w:rsidR="00DF3F3F" w:rsidRPr="00CC7166" w:rsidRDefault="00DF3F3F" w:rsidP="000461AE">
      <w:pPr>
        <w:pStyle w:val="CSSC1"/>
      </w:pPr>
      <w:r w:rsidRPr="00CC7166">
        <w:t>用户下载采样数据或通过接口调用数据，在本地完成应用开发，并按统一规范要求打包成应用模块，将本地用户自定义应用模块及相关工具上传到软件研发支撑环境中做分析处理，并在云中进行结果可视化等；</w:t>
      </w:r>
    </w:p>
    <w:p w:rsidR="00DF3F3F" w:rsidRPr="00CC7166" w:rsidRDefault="00DF3F3F" w:rsidP="000461AE">
      <w:pPr>
        <w:pStyle w:val="CSSC1"/>
      </w:pPr>
      <w:r w:rsidRPr="00CC7166">
        <w:t>用户通过在线开发环境的支持，利用数据访问接口调用数据，通过基于工作流引擎组合用户自定义模块、标准模块形成完整的处理流程，完成直接在云中完成应用开发、分析处理、结果可视化；</w:t>
      </w:r>
    </w:p>
    <w:p w:rsidR="00DF3F3F" w:rsidRPr="00CC7166" w:rsidRDefault="00DF3F3F" w:rsidP="00DF3F3F">
      <w:pPr>
        <w:pStyle w:val="CSSC0"/>
        <w:ind w:firstLine="560"/>
        <w:rPr>
          <w:sz w:val="24"/>
        </w:rPr>
      </w:pPr>
      <w:r w:rsidRPr="00DF3F3F">
        <w:t>科学应用系统中的软件研发和用户数据分析软件接入都可以通过以上三种模式来支持实现。</w:t>
      </w:r>
    </w:p>
    <w:p w:rsidR="00DF3F3F" w:rsidRPr="00DF3F3F" w:rsidRDefault="00DF3F3F" w:rsidP="00DF3F3F">
      <w:pPr>
        <w:pStyle w:val="CSSC0"/>
        <w:ind w:firstLine="560"/>
      </w:pPr>
      <w:r w:rsidRPr="00DF3F3F">
        <w:t>公共软件研发支撑平台主要应包括以下功能：</w:t>
      </w:r>
    </w:p>
    <w:p w:rsidR="00DF3F3F" w:rsidRPr="00CC7166" w:rsidRDefault="00DF3F3F" w:rsidP="000461AE">
      <w:pPr>
        <w:pStyle w:val="CSSC1"/>
      </w:pPr>
      <w:r w:rsidRPr="00CC7166">
        <w:t>规范体系：主要包括管理规范、技术规范等。定义了巡天科学系统</w:t>
      </w:r>
      <w:r w:rsidRPr="00CC7166">
        <w:lastRenderedPageBreak/>
        <w:t>的元数据、数据规范，包括数据定义、组织等；应用系统软件模块接口规范；</w:t>
      </w:r>
    </w:p>
    <w:p w:rsidR="00DF3F3F" w:rsidRPr="00CC7166" w:rsidRDefault="00DF3F3F" w:rsidP="000461AE">
      <w:pPr>
        <w:pStyle w:val="CSSC1"/>
      </w:pPr>
      <w:r w:rsidRPr="00CC7166">
        <w:t>数据访问接口：面向外部数据访问的、基于</w:t>
      </w:r>
      <w:proofErr w:type="spellStart"/>
      <w:r w:rsidRPr="00CC7166">
        <w:t>RESTFul</w:t>
      </w:r>
      <w:proofErr w:type="spellEnd"/>
      <w:r w:rsidRPr="00CC7166">
        <w:t>的数据对象访问接口；各个软件模块（用户模块、基本工具集）之间的访问接口；</w:t>
      </w:r>
    </w:p>
    <w:p w:rsidR="00DF3F3F" w:rsidRPr="00CC7166" w:rsidRDefault="00DF3F3F" w:rsidP="000461AE">
      <w:pPr>
        <w:pStyle w:val="CSSC1"/>
      </w:pPr>
      <w:r w:rsidRPr="00CC7166">
        <w:t>基础工具集：针对数据处理的标准化的基础模块及工具，包括基础算法、通用处理、可视化等</w:t>
      </w:r>
    </w:p>
    <w:p w:rsidR="00DF3F3F" w:rsidRPr="00CC7166" w:rsidRDefault="00DF3F3F" w:rsidP="000461AE">
      <w:pPr>
        <w:pStyle w:val="CSSC1"/>
      </w:pPr>
      <w:r w:rsidRPr="00CC7166">
        <w:t>工作流引擎：通过工作流来组合基础工具集、用户定义软件模块等软件模块；</w:t>
      </w:r>
    </w:p>
    <w:p w:rsidR="00DF3F3F" w:rsidRPr="00CC7166" w:rsidRDefault="00DF3F3F" w:rsidP="000461AE">
      <w:pPr>
        <w:pStyle w:val="CSSC1"/>
      </w:pPr>
      <w:r w:rsidRPr="00CC7166">
        <w:t>天文大数据管理平台（软件）：数据分布及分析处理，为上层各类科学应用提供有效支持；支持容器化的应用部署、面向应用的数据分布、归一化名字空间的</w:t>
      </w:r>
      <w:r w:rsidRPr="00CC7166">
        <w:t>EB</w:t>
      </w:r>
      <w:r w:rsidRPr="00CC7166">
        <w:t>级存储；</w:t>
      </w:r>
    </w:p>
    <w:p w:rsidR="00DF3F3F" w:rsidRPr="00DF3F3F" w:rsidRDefault="00DF3F3F" w:rsidP="000461AE">
      <w:pPr>
        <w:pStyle w:val="CSSC1"/>
      </w:pPr>
      <w:r w:rsidRPr="00DF3F3F">
        <w:t>web</w:t>
      </w:r>
      <w:r w:rsidRPr="00DF3F3F">
        <w:t>化的软件开发及集成环境：用户定制软件模块上传及管理、工作流定制及管理，支持用户应用管理、相关子系统的软件研发；软件开发的代码、调试、测试；软件开发过程管理（版本管理、</w:t>
      </w:r>
      <w:r w:rsidRPr="00DF3F3F">
        <w:t>bug</w:t>
      </w:r>
      <w:r w:rsidRPr="00DF3F3F">
        <w:t>追踪、持续集成等）</w:t>
      </w:r>
    </w:p>
    <w:p w:rsidR="00501664" w:rsidRDefault="00B73720" w:rsidP="00007E7B">
      <w:pPr>
        <w:pStyle w:val="Heading2"/>
      </w:pPr>
      <w:bookmarkStart w:id="224" w:name="_Toc528572644"/>
      <w:r>
        <w:rPr>
          <w:rFonts w:hint="eastAsia"/>
        </w:rPr>
        <w:t>数据设施分系统</w:t>
      </w:r>
      <w:bookmarkEnd w:id="224"/>
    </w:p>
    <w:p w:rsidR="00DF3F3F" w:rsidRPr="00CC7166" w:rsidRDefault="00DF3F3F" w:rsidP="00DF3F3F">
      <w:pPr>
        <w:pStyle w:val="Heading3"/>
      </w:pPr>
      <w:bookmarkStart w:id="225" w:name="_Toc528572645"/>
      <w:r w:rsidRPr="00CC7166">
        <w:t>数据中心</w:t>
      </w:r>
      <w:bookmarkEnd w:id="225"/>
    </w:p>
    <w:p w:rsidR="00DF3F3F" w:rsidRPr="00DF3F3F" w:rsidRDefault="00DF3F3F" w:rsidP="00DF3F3F">
      <w:pPr>
        <w:pStyle w:val="CSSC0"/>
        <w:ind w:firstLine="560"/>
      </w:pPr>
      <w:r w:rsidRPr="00DF3F3F">
        <w:t>数据基础设施基于分布式的多数据中心建设，通过</w:t>
      </w:r>
      <w:r w:rsidRPr="00DF3F3F">
        <w:t>400Gbps</w:t>
      </w:r>
      <w:r w:rsidRPr="00DF3F3F">
        <w:t>以上的高速网络互联，支持大数据管理平台、公共软件研发支撑环境、各个业务系统以及各类用户科研应用的运行。</w:t>
      </w:r>
    </w:p>
    <w:p w:rsidR="00DF3F3F" w:rsidRPr="00DF3F3F" w:rsidRDefault="00DF3F3F" w:rsidP="00DF3F3F">
      <w:pPr>
        <w:pStyle w:val="CSSC0"/>
        <w:ind w:firstLine="560"/>
      </w:pPr>
      <w:r w:rsidRPr="00DF3F3F">
        <w:t>数据基础设施按分层结构考虑，可分为三个层次：</w:t>
      </w:r>
    </w:p>
    <w:p w:rsidR="00DF3F3F" w:rsidRPr="00CC7166" w:rsidRDefault="00DF3F3F" w:rsidP="000461AE">
      <w:pPr>
        <w:pStyle w:val="CSSC1"/>
      </w:pPr>
      <w:r w:rsidRPr="00CC7166">
        <w:t>项目自建部分：这部分是基础及核心，支持项目的基础运行、技术研发，部署基础系统软件、核心数据等的基础环境；</w:t>
      </w:r>
    </w:p>
    <w:p w:rsidR="00DF3F3F" w:rsidRPr="00CC7166" w:rsidRDefault="00DF3F3F" w:rsidP="000461AE">
      <w:pPr>
        <w:pStyle w:val="CSSC1"/>
      </w:pPr>
      <w:r w:rsidRPr="00CC7166">
        <w:t>基于国家科研设施部分：基于国家、中国科学院信息化基础设施来建设，主要功能包括：数据在线存储、数据分析处理等；</w:t>
      </w:r>
    </w:p>
    <w:p w:rsidR="00DF3F3F" w:rsidRPr="00CC7166" w:rsidRDefault="00DF3F3F" w:rsidP="000461AE">
      <w:pPr>
        <w:pStyle w:val="CSSC1"/>
      </w:pPr>
      <w:r w:rsidRPr="00CC7166">
        <w:t>基于公有云部分：可利用公有云的能力实现外部扩展，主要功能包括：数据分发、容灾备份、国际数据交换及互联互通等。</w:t>
      </w:r>
    </w:p>
    <w:p w:rsidR="00DF3F3F" w:rsidRPr="00DF3F3F" w:rsidRDefault="00DF3F3F" w:rsidP="00DF3F3F">
      <w:pPr>
        <w:pStyle w:val="CSSC0"/>
        <w:ind w:firstLine="560"/>
      </w:pPr>
      <w:r w:rsidRPr="00DF3F3F">
        <w:t>数据基础设施能力可以分为存储能力、计算能力，基于分层结构的分布式数据中心实现。每个分布式数据中心内部，又包括若干个服务器集群，支持数据存储、分析处理。</w:t>
      </w:r>
    </w:p>
    <w:p w:rsidR="00DF3F3F" w:rsidRPr="00DF3F3F" w:rsidRDefault="00DF3F3F" w:rsidP="00DF3F3F">
      <w:pPr>
        <w:pStyle w:val="CSSC0"/>
        <w:ind w:firstLine="560"/>
      </w:pPr>
      <w:r w:rsidRPr="00DF3F3F">
        <w:lastRenderedPageBreak/>
        <w:t>从硬件设备类型看，分为网络设备、服务器设备等。按存储能力、计算能力的需求，结合数据特点、应用特点，定制不同配置的外存、内存、</w:t>
      </w:r>
      <w:r w:rsidRPr="00DF3F3F">
        <w:t>CPU</w:t>
      </w:r>
      <w:r w:rsidRPr="00DF3F3F">
        <w:t>的各类服务器设备；网络设备则实现服务器设备互联以及网络访问、安全管理的功能。</w:t>
      </w:r>
    </w:p>
    <w:p w:rsidR="00DF3F3F" w:rsidRPr="00CC7166" w:rsidRDefault="00DF3F3F" w:rsidP="00DF3F3F">
      <w:pPr>
        <w:pStyle w:val="Heading3"/>
      </w:pPr>
      <w:bookmarkStart w:id="226" w:name="_Toc528572646"/>
      <w:r w:rsidRPr="00CC7166">
        <w:t>服务中心</w:t>
      </w:r>
      <w:bookmarkEnd w:id="226"/>
    </w:p>
    <w:p w:rsidR="00DF3F3F" w:rsidRPr="00DF3F3F" w:rsidRDefault="00DF3F3F" w:rsidP="00DF3F3F">
      <w:pPr>
        <w:pStyle w:val="CSSC0"/>
        <w:ind w:firstLine="560"/>
      </w:pPr>
      <w:r w:rsidRPr="00DF3F3F">
        <w:t>面向科研人员以及相关管理人员，为项目运作提供</w:t>
      </w:r>
      <w:r w:rsidRPr="00DF3F3F">
        <w:t>7×24</w:t>
      </w:r>
      <w:r w:rsidRPr="00DF3F3F">
        <w:t>的全天候的服务支持、培训服务。内容覆盖专业基础知识、数据分析应用、应用开发支持、专业培训等。</w:t>
      </w:r>
    </w:p>
    <w:p w:rsidR="00501664" w:rsidRDefault="00B73720" w:rsidP="00007E7B">
      <w:pPr>
        <w:pStyle w:val="Heading2"/>
      </w:pPr>
      <w:bookmarkStart w:id="227" w:name="_Toc528572647"/>
      <w:r>
        <w:rPr>
          <w:rFonts w:hint="eastAsia"/>
        </w:rPr>
        <w:t>工作模式与信息流程</w:t>
      </w:r>
      <w:bookmarkEnd w:id="227"/>
    </w:p>
    <w:p w:rsidR="00501664" w:rsidRDefault="00B73720" w:rsidP="00007E7B">
      <w:pPr>
        <w:pStyle w:val="Heading2"/>
      </w:pPr>
      <w:bookmarkStart w:id="228" w:name="_Toc528572648"/>
      <w:r>
        <w:rPr>
          <w:rFonts w:hint="eastAsia"/>
        </w:rPr>
        <w:t>接口关系</w:t>
      </w:r>
      <w:bookmarkEnd w:id="228"/>
    </w:p>
    <w:p w:rsidR="00501664" w:rsidRDefault="004D4359" w:rsidP="00007E7B">
      <w:pPr>
        <w:pStyle w:val="Heading1"/>
      </w:pPr>
      <w:bookmarkStart w:id="229" w:name="_Toc528572649"/>
      <w:r>
        <w:rPr>
          <w:rFonts w:hint="eastAsia"/>
        </w:rPr>
        <w:t>关键技术与解决途径</w:t>
      </w:r>
      <w:bookmarkEnd w:id="229"/>
    </w:p>
    <w:p w:rsidR="004D4359" w:rsidRDefault="004D4359" w:rsidP="00007E7B">
      <w:pPr>
        <w:pStyle w:val="Heading1"/>
      </w:pPr>
      <w:bookmarkStart w:id="230" w:name="_Toc528572650"/>
      <w:r>
        <w:rPr>
          <w:rFonts w:hint="eastAsia"/>
        </w:rPr>
        <w:t>研发组织与管理</w:t>
      </w:r>
      <w:bookmarkEnd w:id="230"/>
    </w:p>
    <w:p w:rsidR="004D4359" w:rsidRDefault="004D4359" w:rsidP="00007E7B">
      <w:pPr>
        <w:pStyle w:val="Heading1"/>
      </w:pPr>
      <w:bookmarkStart w:id="231" w:name="_Toc528572651"/>
      <w:r>
        <w:rPr>
          <w:rFonts w:hint="eastAsia"/>
        </w:rPr>
        <w:t>集成测试方案</w:t>
      </w:r>
      <w:bookmarkEnd w:id="231"/>
    </w:p>
    <w:p w:rsidR="004D4359" w:rsidRDefault="004D4359" w:rsidP="00007E7B">
      <w:pPr>
        <w:pStyle w:val="Heading1"/>
      </w:pPr>
      <w:bookmarkStart w:id="232" w:name="_Toc528572652"/>
      <w:r>
        <w:rPr>
          <w:rFonts w:hint="eastAsia"/>
        </w:rPr>
        <w:t>研制流程与计划</w:t>
      </w:r>
      <w:bookmarkEnd w:id="232"/>
    </w:p>
    <w:p w:rsidR="004D4359" w:rsidRDefault="004D4359" w:rsidP="00007E7B">
      <w:pPr>
        <w:pStyle w:val="Heading1"/>
      </w:pPr>
      <w:bookmarkStart w:id="233" w:name="_Toc528572653"/>
      <w:r>
        <w:rPr>
          <w:rFonts w:hint="eastAsia"/>
        </w:rPr>
        <w:t>人力与经费需求</w:t>
      </w:r>
      <w:bookmarkEnd w:id="233"/>
    </w:p>
    <w:p w:rsidR="004D4359" w:rsidRDefault="004D4359" w:rsidP="00007E7B">
      <w:pPr>
        <w:pStyle w:val="Heading1"/>
      </w:pPr>
      <w:bookmarkStart w:id="234" w:name="_Toc528572654"/>
      <w:r>
        <w:rPr>
          <w:rFonts w:hint="eastAsia"/>
        </w:rPr>
        <w:t>现有研制基础与保障条件</w:t>
      </w:r>
      <w:bookmarkEnd w:id="234"/>
    </w:p>
    <w:p w:rsidR="004D4359" w:rsidRDefault="004D4359" w:rsidP="00007E7B">
      <w:pPr>
        <w:pStyle w:val="Heading1"/>
      </w:pPr>
      <w:bookmarkStart w:id="235" w:name="_Toc528572655"/>
      <w:r>
        <w:rPr>
          <w:rFonts w:hint="eastAsia"/>
        </w:rPr>
        <w:t>研制保障条件需求</w:t>
      </w:r>
      <w:bookmarkEnd w:id="235"/>
    </w:p>
    <w:p w:rsidR="00501664" w:rsidRPr="00501664" w:rsidRDefault="004D4359" w:rsidP="00007E7B">
      <w:pPr>
        <w:pStyle w:val="Heading1"/>
      </w:pPr>
      <w:bookmarkStart w:id="236" w:name="_Toc528572656"/>
      <w:r>
        <w:rPr>
          <w:rFonts w:hint="eastAsia"/>
        </w:rPr>
        <w:t>小结</w:t>
      </w:r>
      <w:bookmarkEnd w:id="236"/>
    </w:p>
    <w:sectPr w:rsidR="00501664" w:rsidRPr="00501664" w:rsidSect="002C5C96">
      <w:headerReference w:type="default" r:id="rId25"/>
      <w:footerReference w:type="default" r:id="rId26"/>
      <w:type w:val="continuous"/>
      <w:pgSz w:w="11906" w:h="16838"/>
      <w:pgMar w:top="1418" w:right="1418" w:bottom="1418" w:left="1701" w:header="851" w:footer="992" w:gutter="0"/>
      <w:cols w:space="425"/>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06DA" w:rsidRDefault="00C306DA">
      <w:r>
        <w:separator/>
      </w:r>
    </w:p>
  </w:endnote>
  <w:endnote w:type="continuationSeparator" w:id="0">
    <w:p w:rsidR="00C306DA" w:rsidRDefault="00C306D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_GB2312">
    <w:altName w:val="Arial Unicode MS"/>
    <w:panose1 w:val="02010609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06DA" w:rsidRDefault="00C306DA" w:rsidP="00A82FDD">
    <w:pPr>
      <w:pStyle w:val="Footer"/>
      <w:jc w:val="center"/>
    </w:pPr>
    <w:fldSimple w:instr=" PAGE   \* MERGEFORMAT ">
      <w:r w:rsidR="008320B4">
        <w:rPr>
          <w:noProof/>
        </w:rPr>
        <w:t>II</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06DA" w:rsidRDefault="00C306DA" w:rsidP="00A82FDD">
    <w:pPr>
      <w:pStyle w:val="Footer"/>
      <w:jc w:val="center"/>
    </w:pPr>
    <w:fldSimple w:instr=" PAGE  \* Arabic  \* MERGEFORMAT ">
      <w:r w:rsidR="008320B4">
        <w:rPr>
          <w:noProof/>
        </w:rPr>
        <w:t>10</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06DA" w:rsidRDefault="00C306DA">
      <w:r>
        <w:separator/>
      </w:r>
    </w:p>
  </w:footnote>
  <w:footnote w:type="continuationSeparator" w:id="0">
    <w:p w:rsidR="00C306DA" w:rsidRDefault="00C306D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06DA" w:rsidRDefault="00C306DA" w:rsidP="00534944">
    <w:pPr>
      <w:pStyle w:val="Header"/>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06DA" w:rsidRDefault="00C306DA" w:rsidP="00534944">
    <w:pPr>
      <w:pStyle w:val="Header"/>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4B6CFA62"/>
    <w:lvl w:ilvl="0">
      <w:start w:val="1"/>
      <w:numFmt w:val="decimal"/>
      <w:pStyle w:val="ListNumber5"/>
      <w:lvlText w:val="%1."/>
      <w:lvlJc w:val="left"/>
      <w:pPr>
        <w:tabs>
          <w:tab w:val="num" w:pos="2040"/>
        </w:tabs>
        <w:ind w:leftChars="800" w:left="2040" w:hangingChars="200" w:hanging="360"/>
      </w:pPr>
    </w:lvl>
  </w:abstractNum>
  <w:abstractNum w:abstractNumId="1">
    <w:nsid w:val="FFFFFF7D"/>
    <w:multiLevelType w:val="singleLevel"/>
    <w:tmpl w:val="2B3616BE"/>
    <w:lvl w:ilvl="0">
      <w:start w:val="1"/>
      <w:numFmt w:val="decimal"/>
      <w:pStyle w:val="ListNumber4"/>
      <w:lvlText w:val="%1."/>
      <w:lvlJc w:val="left"/>
      <w:pPr>
        <w:tabs>
          <w:tab w:val="num" w:pos="1620"/>
        </w:tabs>
        <w:ind w:leftChars="600" w:left="1620" w:hangingChars="200" w:hanging="360"/>
      </w:pPr>
    </w:lvl>
  </w:abstractNum>
  <w:abstractNum w:abstractNumId="2">
    <w:nsid w:val="FFFFFF7E"/>
    <w:multiLevelType w:val="singleLevel"/>
    <w:tmpl w:val="800A6DF6"/>
    <w:lvl w:ilvl="0">
      <w:start w:val="1"/>
      <w:numFmt w:val="decimal"/>
      <w:pStyle w:val="ListNumber3"/>
      <w:lvlText w:val="%1."/>
      <w:lvlJc w:val="left"/>
      <w:pPr>
        <w:tabs>
          <w:tab w:val="num" w:pos="1200"/>
        </w:tabs>
        <w:ind w:leftChars="400" w:left="1200" w:hangingChars="200" w:hanging="360"/>
      </w:pPr>
    </w:lvl>
  </w:abstractNum>
  <w:abstractNum w:abstractNumId="3">
    <w:nsid w:val="FFFFFF7F"/>
    <w:multiLevelType w:val="singleLevel"/>
    <w:tmpl w:val="BDAE3FE8"/>
    <w:lvl w:ilvl="0">
      <w:start w:val="1"/>
      <w:numFmt w:val="decimal"/>
      <w:pStyle w:val="ListNumber2"/>
      <w:lvlText w:val="%1."/>
      <w:lvlJc w:val="left"/>
      <w:pPr>
        <w:tabs>
          <w:tab w:val="num" w:pos="780"/>
        </w:tabs>
        <w:ind w:leftChars="200" w:left="780" w:hangingChars="200" w:hanging="360"/>
      </w:pPr>
    </w:lvl>
  </w:abstractNum>
  <w:abstractNum w:abstractNumId="4">
    <w:nsid w:val="FFFFFF80"/>
    <w:multiLevelType w:val="singleLevel"/>
    <w:tmpl w:val="1AC8C710"/>
    <w:lvl w:ilvl="0">
      <w:start w:val="1"/>
      <w:numFmt w:val="bullet"/>
      <w:pStyle w:val="ListBullet5"/>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95AA444A"/>
    <w:lvl w:ilvl="0">
      <w:start w:val="1"/>
      <w:numFmt w:val="bullet"/>
      <w:pStyle w:val="ListBullet4"/>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97066CD2"/>
    <w:lvl w:ilvl="0">
      <w:start w:val="1"/>
      <w:numFmt w:val="bullet"/>
      <w:pStyle w:val="ListBullet3"/>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FA0AE7EA"/>
    <w:lvl w:ilvl="0">
      <w:start w:val="1"/>
      <w:numFmt w:val="bullet"/>
      <w:pStyle w:val="ListBullet2"/>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987EB896"/>
    <w:lvl w:ilvl="0">
      <w:start w:val="1"/>
      <w:numFmt w:val="decimal"/>
      <w:pStyle w:val="ListNumber"/>
      <w:lvlText w:val="%1."/>
      <w:lvlJc w:val="left"/>
      <w:pPr>
        <w:tabs>
          <w:tab w:val="num" w:pos="360"/>
        </w:tabs>
        <w:ind w:left="360" w:hangingChars="200" w:hanging="360"/>
      </w:pPr>
    </w:lvl>
  </w:abstractNum>
  <w:abstractNum w:abstractNumId="9">
    <w:nsid w:val="FFFFFF89"/>
    <w:multiLevelType w:val="singleLevel"/>
    <w:tmpl w:val="50949BAE"/>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0">
    <w:nsid w:val="01B5203A"/>
    <w:multiLevelType w:val="hybridMultilevel"/>
    <w:tmpl w:val="FA18FA68"/>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1">
    <w:nsid w:val="06CD0816"/>
    <w:multiLevelType w:val="hybridMultilevel"/>
    <w:tmpl w:val="7B5E5F42"/>
    <w:lvl w:ilvl="0" w:tplc="D1DC5B08">
      <w:start w:val="1"/>
      <w:numFmt w:val="bullet"/>
      <w:pStyle w:val="CSSC"/>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2916003"/>
    <w:multiLevelType w:val="multilevel"/>
    <w:tmpl w:val="F3D61A94"/>
    <w:lvl w:ilvl="0">
      <w:start w:val="1"/>
      <w:numFmt w:val="decimal"/>
      <w:pStyle w:val="Heading1"/>
      <w:lvlText w:val="%1"/>
      <w:lvlJc w:val="left"/>
      <w:pPr>
        <w:tabs>
          <w:tab w:val="num" w:pos="425"/>
        </w:tabs>
        <w:ind w:left="425" w:hanging="425"/>
      </w:pPr>
      <w:rPr>
        <w:rFonts w:hint="eastAsia"/>
      </w:rPr>
    </w:lvl>
    <w:lvl w:ilvl="1">
      <w:start w:val="1"/>
      <w:numFmt w:val="decimal"/>
      <w:pStyle w:val="Heading2"/>
      <w:suff w:val="space"/>
      <w:lvlText w:val="%1.%2"/>
      <w:lvlJc w:val="left"/>
      <w:pPr>
        <w:ind w:left="425" w:hanging="425"/>
      </w:pPr>
      <w:rPr>
        <w:rFonts w:hint="eastAsia"/>
      </w:rPr>
    </w:lvl>
    <w:lvl w:ilvl="2">
      <w:start w:val="1"/>
      <w:numFmt w:val="decimal"/>
      <w:pStyle w:val="Heading3"/>
      <w:suff w:val="space"/>
      <w:lvlText w:val="%1.%2.%3"/>
      <w:lvlJc w:val="left"/>
      <w:pPr>
        <w:ind w:left="425" w:hanging="425"/>
      </w:pPr>
      <w:rPr>
        <w:rFonts w:hint="eastAsia"/>
      </w:rPr>
    </w:lvl>
    <w:lvl w:ilvl="3">
      <w:start w:val="1"/>
      <w:numFmt w:val="decimal"/>
      <w:pStyle w:val="Heading4"/>
      <w:suff w:val="space"/>
      <w:lvlText w:val="%1.%2.%3.%4"/>
      <w:lvlJc w:val="left"/>
      <w:pPr>
        <w:ind w:left="425" w:hanging="425"/>
      </w:pPr>
      <w:rPr>
        <w:rFonts w:hint="eastAsia"/>
      </w:rPr>
    </w:lvl>
    <w:lvl w:ilvl="4">
      <w:start w:val="1"/>
      <w:numFmt w:val="decimal"/>
      <w:pStyle w:val="Heading5"/>
      <w:suff w:val="space"/>
      <w:lvlText w:val="%1.%2.%3.%4.%5"/>
      <w:lvlJc w:val="left"/>
      <w:pPr>
        <w:ind w:left="425" w:hanging="425"/>
      </w:pPr>
      <w:rPr>
        <w:rFonts w:hint="eastAsia"/>
      </w:rPr>
    </w:lvl>
    <w:lvl w:ilvl="5">
      <w:start w:val="1"/>
      <w:numFmt w:val="decimal"/>
      <w:pStyle w:val="Heading6"/>
      <w:suff w:val="space"/>
      <w:lvlText w:val="%1.%2.%3.%4.%5.%6"/>
      <w:lvlJc w:val="left"/>
      <w:pPr>
        <w:ind w:left="425" w:hanging="425"/>
      </w:pPr>
      <w:rPr>
        <w:rFonts w:hint="eastAsia"/>
      </w:rPr>
    </w:lvl>
    <w:lvl w:ilvl="6">
      <w:start w:val="1"/>
      <w:numFmt w:val="chineseCountingThousand"/>
      <w:pStyle w:val="CSSC1"/>
      <w:suff w:val="space"/>
      <w:lvlText w:val="(%7)"/>
      <w:lvlJc w:val="left"/>
      <w:pPr>
        <w:ind w:left="420" w:hanging="420"/>
      </w:pPr>
      <w:rPr>
        <w:rFonts w:hint="eastAsia"/>
      </w:rPr>
    </w:lvl>
    <w:lvl w:ilvl="7">
      <w:start w:val="1"/>
      <w:numFmt w:val="decimal"/>
      <w:pStyle w:val="CSSC2"/>
      <w:suff w:val="space"/>
      <w:lvlText w:val="(%8)"/>
      <w:lvlJc w:val="left"/>
      <w:pPr>
        <w:ind w:left="839" w:hanging="419"/>
      </w:pPr>
      <w:rPr>
        <w:rFonts w:hint="eastAsia"/>
      </w:rPr>
    </w:lvl>
    <w:lvl w:ilvl="8">
      <w:start w:val="1"/>
      <w:numFmt w:val="lowerLetter"/>
      <w:pStyle w:val="CSSC3"/>
      <w:suff w:val="space"/>
      <w:lvlText w:val="%9."/>
      <w:lvlJc w:val="left"/>
      <w:pPr>
        <w:ind w:left="1259" w:hanging="420"/>
      </w:pPr>
      <w:rPr>
        <w:rFonts w:hint="eastAsia"/>
      </w:rPr>
    </w:lvl>
  </w:abstractNum>
  <w:abstractNum w:abstractNumId="13">
    <w:nsid w:val="5D0839F4"/>
    <w:multiLevelType w:val="hybridMultilevel"/>
    <w:tmpl w:val="7B365BC2"/>
    <w:lvl w:ilvl="0" w:tplc="ABF8FA6C">
      <w:start w:val="1"/>
      <w:numFmt w:val="decimal"/>
      <w:pStyle w:val="a"/>
      <w:lvlText w:val="%1"/>
      <w:lvlJc w:val="center"/>
      <w:pPr>
        <w:ind w:left="420" w:hanging="420"/>
      </w:pPr>
      <w:rPr>
        <w:rFonts w:ascii="Times New Roman" w:hAnsi="Times New Roman" w:cs="Times New Roman"/>
        <w:b w:val="0"/>
        <w:i w:val="0"/>
        <w:iCs w:val="0"/>
        <w:caps w:val="0"/>
        <w:smallCaps w:val="0"/>
        <w:strike w:val="0"/>
        <w:dstrike w:val="0"/>
        <w:noProof w:val="0"/>
        <w:vanish w:val="0"/>
        <w:color w:val="000000"/>
        <w:spacing w:val="0"/>
        <w:position w:val="0"/>
        <w:u w:val="none"/>
        <w:effect w:val="none"/>
        <w:vertAlign w:val="baseline"/>
        <w:em w:val="none"/>
        <w:specVanish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9FB1B81"/>
    <w:multiLevelType w:val="hybridMultilevel"/>
    <w:tmpl w:val="F27889C0"/>
    <w:lvl w:ilvl="0" w:tplc="4BC63976">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12"/>
  </w:num>
  <w:num w:numId="2">
    <w:abstractNumId w:val="13"/>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11"/>
  </w:num>
  <w:num w:numId="14">
    <w:abstractNumId w:val="14"/>
  </w:num>
  <w:num w:numId="15">
    <w:abstractNumId w:val="10"/>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mirrorMargins/>
  <w:bordersDoNotSurroundHeader/>
  <w:bordersDoNotSurroundFooter/>
  <w:hideSpellingErrors/>
  <w:proofState w:spelling="clean" w:grammar="clean"/>
  <w:attachedTemplate r:id="rId1"/>
  <w:stylePaneFormatFilter w:val="7004"/>
  <w:stylePaneSortMethod w:val="0000"/>
  <w:trackRevisions/>
  <w:defaultTabStop w:val="50"/>
  <w:clickAndTypeStyle w:val="CSSC0"/>
  <w:drawingGridHorizontalSpacing w:val="120"/>
  <w:drawingGridVerticalSpacing w:val="163"/>
  <w:displayHorizontalDrawingGridEvery w:val="0"/>
  <w:displayVerticalDrawingGridEvery w:val="2"/>
  <w:characterSpacingControl w:val="compressPunctuation"/>
  <w:hdrShapeDefaults>
    <o:shapedefaults v:ext="edit" spidmax="2252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215280"/>
    <w:rsid w:val="000007AF"/>
    <w:rsid w:val="00000FD8"/>
    <w:rsid w:val="00003247"/>
    <w:rsid w:val="00004BB2"/>
    <w:rsid w:val="00007E7B"/>
    <w:rsid w:val="00011631"/>
    <w:rsid w:val="00013059"/>
    <w:rsid w:val="0002252A"/>
    <w:rsid w:val="00022F5F"/>
    <w:rsid w:val="00023484"/>
    <w:rsid w:val="000235D9"/>
    <w:rsid w:val="000250E1"/>
    <w:rsid w:val="00025509"/>
    <w:rsid w:val="00031A0E"/>
    <w:rsid w:val="000352E2"/>
    <w:rsid w:val="000356BB"/>
    <w:rsid w:val="0004124E"/>
    <w:rsid w:val="00044D68"/>
    <w:rsid w:val="000458F6"/>
    <w:rsid w:val="00045C00"/>
    <w:rsid w:val="000461AE"/>
    <w:rsid w:val="00046714"/>
    <w:rsid w:val="000468F5"/>
    <w:rsid w:val="0004737E"/>
    <w:rsid w:val="000500F7"/>
    <w:rsid w:val="00054E73"/>
    <w:rsid w:val="000551F5"/>
    <w:rsid w:val="00056D83"/>
    <w:rsid w:val="00063B87"/>
    <w:rsid w:val="00063D20"/>
    <w:rsid w:val="00065CE3"/>
    <w:rsid w:val="000667E1"/>
    <w:rsid w:val="000669ED"/>
    <w:rsid w:val="000674A2"/>
    <w:rsid w:val="00072A94"/>
    <w:rsid w:val="00080C12"/>
    <w:rsid w:val="0008233F"/>
    <w:rsid w:val="0008298E"/>
    <w:rsid w:val="0008383D"/>
    <w:rsid w:val="00083BAE"/>
    <w:rsid w:val="0008486E"/>
    <w:rsid w:val="0009121D"/>
    <w:rsid w:val="00093F0C"/>
    <w:rsid w:val="000944FA"/>
    <w:rsid w:val="000948CF"/>
    <w:rsid w:val="00095C18"/>
    <w:rsid w:val="00097D7E"/>
    <w:rsid w:val="000A0E78"/>
    <w:rsid w:val="000A5523"/>
    <w:rsid w:val="000A7963"/>
    <w:rsid w:val="000A7A93"/>
    <w:rsid w:val="000B1EC5"/>
    <w:rsid w:val="000B2462"/>
    <w:rsid w:val="000B3043"/>
    <w:rsid w:val="000C01EA"/>
    <w:rsid w:val="000C2D06"/>
    <w:rsid w:val="000C369B"/>
    <w:rsid w:val="000C3FB7"/>
    <w:rsid w:val="000C4DE8"/>
    <w:rsid w:val="000C6BDC"/>
    <w:rsid w:val="000D0804"/>
    <w:rsid w:val="000D09FC"/>
    <w:rsid w:val="000D1233"/>
    <w:rsid w:val="000D1ACD"/>
    <w:rsid w:val="000D22D3"/>
    <w:rsid w:val="000D292C"/>
    <w:rsid w:val="000D2B8E"/>
    <w:rsid w:val="000D70BE"/>
    <w:rsid w:val="000D766D"/>
    <w:rsid w:val="000E1AD5"/>
    <w:rsid w:val="000E3B63"/>
    <w:rsid w:val="000E59F4"/>
    <w:rsid w:val="000E7E1B"/>
    <w:rsid w:val="000F12C9"/>
    <w:rsid w:val="000F2807"/>
    <w:rsid w:val="000F3387"/>
    <w:rsid w:val="000F380A"/>
    <w:rsid w:val="000F386F"/>
    <w:rsid w:val="000F3B7A"/>
    <w:rsid w:val="000F5B55"/>
    <w:rsid w:val="000F6E72"/>
    <w:rsid w:val="000F7CDF"/>
    <w:rsid w:val="00100E5F"/>
    <w:rsid w:val="00103F94"/>
    <w:rsid w:val="001050B4"/>
    <w:rsid w:val="00115C6F"/>
    <w:rsid w:val="001216C3"/>
    <w:rsid w:val="0012632B"/>
    <w:rsid w:val="0013003A"/>
    <w:rsid w:val="00130E65"/>
    <w:rsid w:val="00132BF9"/>
    <w:rsid w:val="00133BDB"/>
    <w:rsid w:val="00135796"/>
    <w:rsid w:val="00136564"/>
    <w:rsid w:val="0013740F"/>
    <w:rsid w:val="001374FF"/>
    <w:rsid w:val="00140465"/>
    <w:rsid w:val="00140644"/>
    <w:rsid w:val="00145732"/>
    <w:rsid w:val="00146153"/>
    <w:rsid w:val="00146324"/>
    <w:rsid w:val="00147F48"/>
    <w:rsid w:val="00150C18"/>
    <w:rsid w:val="0015104F"/>
    <w:rsid w:val="00152822"/>
    <w:rsid w:val="0015350B"/>
    <w:rsid w:val="00156501"/>
    <w:rsid w:val="001576A5"/>
    <w:rsid w:val="00160950"/>
    <w:rsid w:val="00162995"/>
    <w:rsid w:val="001648BA"/>
    <w:rsid w:val="0016551B"/>
    <w:rsid w:val="00166224"/>
    <w:rsid w:val="001678FE"/>
    <w:rsid w:val="00167CC4"/>
    <w:rsid w:val="0017186C"/>
    <w:rsid w:val="0017437B"/>
    <w:rsid w:val="00175253"/>
    <w:rsid w:val="001752F0"/>
    <w:rsid w:val="001760BC"/>
    <w:rsid w:val="00177747"/>
    <w:rsid w:val="00180032"/>
    <w:rsid w:val="00181F13"/>
    <w:rsid w:val="00184958"/>
    <w:rsid w:val="00190C3B"/>
    <w:rsid w:val="0019134D"/>
    <w:rsid w:val="001933CD"/>
    <w:rsid w:val="00194C72"/>
    <w:rsid w:val="00194FFB"/>
    <w:rsid w:val="00197167"/>
    <w:rsid w:val="00197203"/>
    <w:rsid w:val="001A0AE0"/>
    <w:rsid w:val="001A2E95"/>
    <w:rsid w:val="001A705D"/>
    <w:rsid w:val="001B1EE4"/>
    <w:rsid w:val="001B242F"/>
    <w:rsid w:val="001B2B75"/>
    <w:rsid w:val="001B463C"/>
    <w:rsid w:val="001B4E4A"/>
    <w:rsid w:val="001B4FA3"/>
    <w:rsid w:val="001B70CC"/>
    <w:rsid w:val="001B74C7"/>
    <w:rsid w:val="001B7B0E"/>
    <w:rsid w:val="001C48A3"/>
    <w:rsid w:val="001C7CE4"/>
    <w:rsid w:val="001D0185"/>
    <w:rsid w:val="001D05B5"/>
    <w:rsid w:val="001D2040"/>
    <w:rsid w:val="001D303B"/>
    <w:rsid w:val="001D40E2"/>
    <w:rsid w:val="001D796C"/>
    <w:rsid w:val="001E0D49"/>
    <w:rsid w:val="001F02B0"/>
    <w:rsid w:val="001F037F"/>
    <w:rsid w:val="001F4B3C"/>
    <w:rsid w:val="001F50E2"/>
    <w:rsid w:val="001F7D42"/>
    <w:rsid w:val="002017F2"/>
    <w:rsid w:val="00203233"/>
    <w:rsid w:val="00205A78"/>
    <w:rsid w:val="002105E9"/>
    <w:rsid w:val="002116EF"/>
    <w:rsid w:val="0021234E"/>
    <w:rsid w:val="00215280"/>
    <w:rsid w:val="002201EE"/>
    <w:rsid w:val="002203A7"/>
    <w:rsid w:val="00221AD2"/>
    <w:rsid w:val="00221C3B"/>
    <w:rsid w:val="0022381E"/>
    <w:rsid w:val="0022460D"/>
    <w:rsid w:val="002250B7"/>
    <w:rsid w:val="002273EA"/>
    <w:rsid w:val="00233051"/>
    <w:rsid w:val="0023379F"/>
    <w:rsid w:val="00234A6A"/>
    <w:rsid w:val="00237A91"/>
    <w:rsid w:val="002423AF"/>
    <w:rsid w:val="00242411"/>
    <w:rsid w:val="002425E4"/>
    <w:rsid w:val="002432B2"/>
    <w:rsid w:val="00245D51"/>
    <w:rsid w:val="002476B3"/>
    <w:rsid w:val="0025114F"/>
    <w:rsid w:val="002512B3"/>
    <w:rsid w:val="00251F5B"/>
    <w:rsid w:val="002535AB"/>
    <w:rsid w:val="00254BDE"/>
    <w:rsid w:val="00255B6D"/>
    <w:rsid w:val="00255E9F"/>
    <w:rsid w:val="002577B4"/>
    <w:rsid w:val="0026052A"/>
    <w:rsid w:val="00261DDA"/>
    <w:rsid w:val="00262931"/>
    <w:rsid w:val="00263456"/>
    <w:rsid w:val="00264F9E"/>
    <w:rsid w:val="00266369"/>
    <w:rsid w:val="00267EC6"/>
    <w:rsid w:val="00273346"/>
    <w:rsid w:val="00274A4A"/>
    <w:rsid w:val="00276CEF"/>
    <w:rsid w:val="00277E00"/>
    <w:rsid w:val="00280278"/>
    <w:rsid w:val="0028262E"/>
    <w:rsid w:val="00283073"/>
    <w:rsid w:val="0029040B"/>
    <w:rsid w:val="00294501"/>
    <w:rsid w:val="00296087"/>
    <w:rsid w:val="002962DD"/>
    <w:rsid w:val="002A183C"/>
    <w:rsid w:val="002B00FC"/>
    <w:rsid w:val="002B0D06"/>
    <w:rsid w:val="002B0DEA"/>
    <w:rsid w:val="002B4776"/>
    <w:rsid w:val="002B4A9A"/>
    <w:rsid w:val="002B558F"/>
    <w:rsid w:val="002C1585"/>
    <w:rsid w:val="002C44D8"/>
    <w:rsid w:val="002C55AD"/>
    <w:rsid w:val="002C5C96"/>
    <w:rsid w:val="002C625F"/>
    <w:rsid w:val="002C632A"/>
    <w:rsid w:val="002D1B9D"/>
    <w:rsid w:val="002D3202"/>
    <w:rsid w:val="002D4AAC"/>
    <w:rsid w:val="002D4B0A"/>
    <w:rsid w:val="002D602F"/>
    <w:rsid w:val="002E124E"/>
    <w:rsid w:val="002E339A"/>
    <w:rsid w:val="002E6399"/>
    <w:rsid w:val="002E6C34"/>
    <w:rsid w:val="002F0572"/>
    <w:rsid w:val="002F466B"/>
    <w:rsid w:val="002F4837"/>
    <w:rsid w:val="002F6169"/>
    <w:rsid w:val="002F6880"/>
    <w:rsid w:val="002F7331"/>
    <w:rsid w:val="00300B4D"/>
    <w:rsid w:val="0030267A"/>
    <w:rsid w:val="0030437D"/>
    <w:rsid w:val="003102DE"/>
    <w:rsid w:val="0031141E"/>
    <w:rsid w:val="00312416"/>
    <w:rsid w:val="00312629"/>
    <w:rsid w:val="003157DE"/>
    <w:rsid w:val="003158CA"/>
    <w:rsid w:val="00315A1E"/>
    <w:rsid w:val="003269E2"/>
    <w:rsid w:val="0033417A"/>
    <w:rsid w:val="00336A4C"/>
    <w:rsid w:val="00342085"/>
    <w:rsid w:val="003427C3"/>
    <w:rsid w:val="00342A06"/>
    <w:rsid w:val="00343C2E"/>
    <w:rsid w:val="0034498C"/>
    <w:rsid w:val="00345276"/>
    <w:rsid w:val="003504F8"/>
    <w:rsid w:val="0035076F"/>
    <w:rsid w:val="0035086A"/>
    <w:rsid w:val="00351AA6"/>
    <w:rsid w:val="00352578"/>
    <w:rsid w:val="00353F79"/>
    <w:rsid w:val="0035469D"/>
    <w:rsid w:val="00354CAD"/>
    <w:rsid w:val="0035554D"/>
    <w:rsid w:val="00355D8C"/>
    <w:rsid w:val="00357855"/>
    <w:rsid w:val="00357866"/>
    <w:rsid w:val="00361376"/>
    <w:rsid w:val="003629C4"/>
    <w:rsid w:val="00363169"/>
    <w:rsid w:val="0036370A"/>
    <w:rsid w:val="003664D7"/>
    <w:rsid w:val="00366B28"/>
    <w:rsid w:val="00366D6B"/>
    <w:rsid w:val="00367849"/>
    <w:rsid w:val="00374466"/>
    <w:rsid w:val="00375C0F"/>
    <w:rsid w:val="00376C7B"/>
    <w:rsid w:val="00377955"/>
    <w:rsid w:val="00377B62"/>
    <w:rsid w:val="00377F5E"/>
    <w:rsid w:val="00380D7B"/>
    <w:rsid w:val="00381003"/>
    <w:rsid w:val="003823F5"/>
    <w:rsid w:val="003826F6"/>
    <w:rsid w:val="00382A92"/>
    <w:rsid w:val="003839F5"/>
    <w:rsid w:val="00384820"/>
    <w:rsid w:val="00384DE6"/>
    <w:rsid w:val="003862AC"/>
    <w:rsid w:val="00392495"/>
    <w:rsid w:val="0039702E"/>
    <w:rsid w:val="00397C4F"/>
    <w:rsid w:val="003A02B6"/>
    <w:rsid w:val="003A2037"/>
    <w:rsid w:val="003A4781"/>
    <w:rsid w:val="003B1A3B"/>
    <w:rsid w:val="003B7673"/>
    <w:rsid w:val="003C3B9C"/>
    <w:rsid w:val="003C4E66"/>
    <w:rsid w:val="003C5FC5"/>
    <w:rsid w:val="003C72C2"/>
    <w:rsid w:val="003C77F4"/>
    <w:rsid w:val="003D3B73"/>
    <w:rsid w:val="003D7C32"/>
    <w:rsid w:val="003E2381"/>
    <w:rsid w:val="003E2B3A"/>
    <w:rsid w:val="003F1646"/>
    <w:rsid w:val="003F1EAB"/>
    <w:rsid w:val="003F5346"/>
    <w:rsid w:val="003F55A9"/>
    <w:rsid w:val="003F567E"/>
    <w:rsid w:val="003F5DE3"/>
    <w:rsid w:val="003F6228"/>
    <w:rsid w:val="004022BC"/>
    <w:rsid w:val="004027FF"/>
    <w:rsid w:val="00407D70"/>
    <w:rsid w:val="00410898"/>
    <w:rsid w:val="004157E3"/>
    <w:rsid w:val="00417D1C"/>
    <w:rsid w:val="0042226C"/>
    <w:rsid w:val="004256EE"/>
    <w:rsid w:val="00425AC6"/>
    <w:rsid w:val="004269BA"/>
    <w:rsid w:val="0043264C"/>
    <w:rsid w:val="00432FAD"/>
    <w:rsid w:val="0043349E"/>
    <w:rsid w:val="00433847"/>
    <w:rsid w:val="00434C56"/>
    <w:rsid w:val="004403AF"/>
    <w:rsid w:val="0044189E"/>
    <w:rsid w:val="0044292A"/>
    <w:rsid w:val="00443DB3"/>
    <w:rsid w:val="00443E52"/>
    <w:rsid w:val="00443EE4"/>
    <w:rsid w:val="00443F57"/>
    <w:rsid w:val="00444657"/>
    <w:rsid w:val="00446312"/>
    <w:rsid w:val="00446348"/>
    <w:rsid w:val="004466DF"/>
    <w:rsid w:val="0045175D"/>
    <w:rsid w:val="00452672"/>
    <w:rsid w:val="004542BF"/>
    <w:rsid w:val="00457B64"/>
    <w:rsid w:val="004601B0"/>
    <w:rsid w:val="004605B8"/>
    <w:rsid w:val="00461080"/>
    <w:rsid w:val="004655F1"/>
    <w:rsid w:val="00465A2A"/>
    <w:rsid w:val="004665F0"/>
    <w:rsid w:val="00470C1E"/>
    <w:rsid w:val="00476765"/>
    <w:rsid w:val="00477DFC"/>
    <w:rsid w:val="00483FE8"/>
    <w:rsid w:val="00484A0E"/>
    <w:rsid w:val="004855D6"/>
    <w:rsid w:val="00485673"/>
    <w:rsid w:val="00486A22"/>
    <w:rsid w:val="00491725"/>
    <w:rsid w:val="00493D3E"/>
    <w:rsid w:val="00496656"/>
    <w:rsid w:val="004A133C"/>
    <w:rsid w:val="004A27B0"/>
    <w:rsid w:val="004A6544"/>
    <w:rsid w:val="004B0BF8"/>
    <w:rsid w:val="004B111D"/>
    <w:rsid w:val="004B4629"/>
    <w:rsid w:val="004B5B15"/>
    <w:rsid w:val="004C0761"/>
    <w:rsid w:val="004C6192"/>
    <w:rsid w:val="004C6E0D"/>
    <w:rsid w:val="004D1AF7"/>
    <w:rsid w:val="004D3E1E"/>
    <w:rsid w:val="004D4359"/>
    <w:rsid w:val="004D5886"/>
    <w:rsid w:val="004E3FE8"/>
    <w:rsid w:val="004E4A78"/>
    <w:rsid w:val="004F0C68"/>
    <w:rsid w:val="004F237F"/>
    <w:rsid w:val="004F35CB"/>
    <w:rsid w:val="004F5AEA"/>
    <w:rsid w:val="00500350"/>
    <w:rsid w:val="00500D8A"/>
    <w:rsid w:val="00501664"/>
    <w:rsid w:val="005031B2"/>
    <w:rsid w:val="0050481C"/>
    <w:rsid w:val="00504C85"/>
    <w:rsid w:val="00505003"/>
    <w:rsid w:val="00505417"/>
    <w:rsid w:val="00505953"/>
    <w:rsid w:val="005070C0"/>
    <w:rsid w:val="0050720A"/>
    <w:rsid w:val="0052237C"/>
    <w:rsid w:val="005228D1"/>
    <w:rsid w:val="005240F9"/>
    <w:rsid w:val="00524524"/>
    <w:rsid w:val="005253F6"/>
    <w:rsid w:val="0052698B"/>
    <w:rsid w:val="005269CB"/>
    <w:rsid w:val="00530E4A"/>
    <w:rsid w:val="00531BDC"/>
    <w:rsid w:val="005340CF"/>
    <w:rsid w:val="00534944"/>
    <w:rsid w:val="00536A41"/>
    <w:rsid w:val="0053739B"/>
    <w:rsid w:val="00537718"/>
    <w:rsid w:val="00540F87"/>
    <w:rsid w:val="00542B76"/>
    <w:rsid w:val="0054308F"/>
    <w:rsid w:val="00543419"/>
    <w:rsid w:val="00544548"/>
    <w:rsid w:val="00544621"/>
    <w:rsid w:val="00544AC3"/>
    <w:rsid w:val="005459F2"/>
    <w:rsid w:val="00546A3D"/>
    <w:rsid w:val="00546BF6"/>
    <w:rsid w:val="00546C6C"/>
    <w:rsid w:val="005529B8"/>
    <w:rsid w:val="0055438F"/>
    <w:rsid w:val="0055505B"/>
    <w:rsid w:val="00556322"/>
    <w:rsid w:val="005622E3"/>
    <w:rsid w:val="005623FC"/>
    <w:rsid w:val="005630DD"/>
    <w:rsid w:val="005649D7"/>
    <w:rsid w:val="0056546A"/>
    <w:rsid w:val="00566B28"/>
    <w:rsid w:val="00566DAD"/>
    <w:rsid w:val="005702F7"/>
    <w:rsid w:val="005709F1"/>
    <w:rsid w:val="00571AF9"/>
    <w:rsid w:val="00572B2F"/>
    <w:rsid w:val="00577C08"/>
    <w:rsid w:val="00590C42"/>
    <w:rsid w:val="005954E4"/>
    <w:rsid w:val="0059651D"/>
    <w:rsid w:val="005A0017"/>
    <w:rsid w:val="005A324D"/>
    <w:rsid w:val="005A5267"/>
    <w:rsid w:val="005A6BED"/>
    <w:rsid w:val="005A6DD0"/>
    <w:rsid w:val="005A7157"/>
    <w:rsid w:val="005A79BF"/>
    <w:rsid w:val="005B3D05"/>
    <w:rsid w:val="005B5B45"/>
    <w:rsid w:val="005C081B"/>
    <w:rsid w:val="005C1205"/>
    <w:rsid w:val="005C1605"/>
    <w:rsid w:val="005C464E"/>
    <w:rsid w:val="005C6BB4"/>
    <w:rsid w:val="005C72BE"/>
    <w:rsid w:val="005C7992"/>
    <w:rsid w:val="005D6682"/>
    <w:rsid w:val="005D72F4"/>
    <w:rsid w:val="005D7B65"/>
    <w:rsid w:val="005E0A01"/>
    <w:rsid w:val="005E0D38"/>
    <w:rsid w:val="005E1D75"/>
    <w:rsid w:val="005E34C8"/>
    <w:rsid w:val="005E44C6"/>
    <w:rsid w:val="005E5E81"/>
    <w:rsid w:val="005E63A5"/>
    <w:rsid w:val="005F3D31"/>
    <w:rsid w:val="005F6327"/>
    <w:rsid w:val="005F6EB6"/>
    <w:rsid w:val="005F7D18"/>
    <w:rsid w:val="00601F47"/>
    <w:rsid w:val="006026DD"/>
    <w:rsid w:val="006043D9"/>
    <w:rsid w:val="00604D28"/>
    <w:rsid w:val="00612FC6"/>
    <w:rsid w:val="00613659"/>
    <w:rsid w:val="00613BD2"/>
    <w:rsid w:val="006169C0"/>
    <w:rsid w:val="00616FA6"/>
    <w:rsid w:val="00617647"/>
    <w:rsid w:val="0062027E"/>
    <w:rsid w:val="0062158A"/>
    <w:rsid w:val="00623072"/>
    <w:rsid w:val="006231B4"/>
    <w:rsid w:val="00624A79"/>
    <w:rsid w:val="00626781"/>
    <w:rsid w:val="006273E6"/>
    <w:rsid w:val="00627618"/>
    <w:rsid w:val="00627656"/>
    <w:rsid w:val="00630A5B"/>
    <w:rsid w:val="00632C3A"/>
    <w:rsid w:val="00632E9E"/>
    <w:rsid w:val="00634F33"/>
    <w:rsid w:val="00636625"/>
    <w:rsid w:val="00636A3D"/>
    <w:rsid w:val="00637F8B"/>
    <w:rsid w:val="00640102"/>
    <w:rsid w:val="00640839"/>
    <w:rsid w:val="006424FE"/>
    <w:rsid w:val="00643AEC"/>
    <w:rsid w:val="00643CE9"/>
    <w:rsid w:val="006454AA"/>
    <w:rsid w:val="00650422"/>
    <w:rsid w:val="006507CC"/>
    <w:rsid w:val="00650E94"/>
    <w:rsid w:val="00652D47"/>
    <w:rsid w:val="006533FD"/>
    <w:rsid w:val="00654A09"/>
    <w:rsid w:val="00656F28"/>
    <w:rsid w:val="00662016"/>
    <w:rsid w:val="006647F9"/>
    <w:rsid w:val="00666B61"/>
    <w:rsid w:val="00673269"/>
    <w:rsid w:val="00674D68"/>
    <w:rsid w:val="00675773"/>
    <w:rsid w:val="006834EF"/>
    <w:rsid w:val="00685655"/>
    <w:rsid w:val="00687C2D"/>
    <w:rsid w:val="0069126A"/>
    <w:rsid w:val="00691D3A"/>
    <w:rsid w:val="00697B2B"/>
    <w:rsid w:val="00697F2F"/>
    <w:rsid w:val="006A14B1"/>
    <w:rsid w:val="006A1AD2"/>
    <w:rsid w:val="006A68BB"/>
    <w:rsid w:val="006B1D95"/>
    <w:rsid w:val="006B28D3"/>
    <w:rsid w:val="006B354C"/>
    <w:rsid w:val="006C1C91"/>
    <w:rsid w:val="006C3C24"/>
    <w:rsid w:val="006C6319"/>
    <w:rsid w:val="006C6FA1"/>
    <w:rsid w:val="006C7067"/>
    <w:rsid w:val="006D16C5"/>
    <w:rsid w:val="006D3261"/>
    <w:rsid w:val="006D3D7C"/>
    <w:rsid w:val="006D5C65"/>
    <w:rsid w:val="006D7D0C"/>
    <w:rsid w:val="006D7F0E"/>
    <w:rsid w:val="006E16C4"/>
    <w:rsid w:val="006E4C75"/>
    <w:rsid w:val="006F0808"/>
    <w:rsid w:val="006F3E65"/>
    <w:rsid w:val="007005DF"/>
    <w:rsid w:val="00700A6A"/>
    <w:rsid w:val="00700AF2"/>
    <w:rsid w:val="00700FA7"/>
    <w:rsid w:val="007019A6"/>
    <w:rsid w:val="00705A9D"/>
    <w:rsid w:val="00706ED6"/>
    <w:rsid w:val="007114A4"/>
    <w:rsid w:val="0071283D"/>
    <w:rsid w:val="00714290"/>
    <w:rsid w:val="007149A0"/>
    <w:rsid w:val="00717E48"/>
    <w:rsid w:val="00720774"/>
    <w:rsid w:val="00720B06"/>
    <w:rsid w:val="00721618"/>
    <w:rsid w:val="0072261A"/>
    <w:rsid w:val="007229A0"/>
    <w:rsid w:val="00723CB5"/>
    <w:rsid w:val="00726056"/>
    <w:rsid w:val="007268E8"/>
    <w:rsid w:val="00726E7A"/>
    <w:rsid w:val="007300E9"/>
    <w:rsid w:val="00733E1D"/>
    <w:rsid w:val="007344CF"/>
    <w:rsid w:val="0073503F"/>
    <w:rsid w:val="00735106"/>
    <w:rsid w:val="00736F6F"/>
    <w:rsid w:val="00740399"/>
    <w:rsid w:val="00743104"/>
    <w:rsid w:val="0074596F"/>
    <w:rsid w:val="00745CFD"/>
    <w:rsid w:val="00746EBF"/>
    <w:rsid w:val="00747F69"/>
    <w:rsid w:val="0075013D"/>
    <w:rsid w:val="0075216C"/>
    <w:rsid w:val="00752183"/>
    <w:rsid w:val="0076221B"/>
    <w:rsid w:val="007677D1"/>
    <w:rsid w:val="00771605"/>
    <w:rsid w:val="00772F1C"/>
    <w:rsid w:val="00776001"/>
    <w:rsid w:val="007773AB"/>
    <w:rsid w:val="007801E4"/>
    <w:rsid w:val="00783191"/>
    <w:rsid w:val="00783969"/>
    <w:rsid w:val="00783A19"/>
    <w:rsid w:val="0078535A"/>
    <w:rsid w:val="00787B73"/>
    <w:rsid w:val="007933FE"/>
    <w:rsid w:val="00793DF9"/>
    <w:rsid w:val="007A00F2"/>
    <w:rsid w:val="007A0F67"/>
    <w:rsid w:val="007A13B0"/>
    <w:rsid w:val="007A5F27"/>
    <w:rsid w:val="007B0215"/>
    <w:rsid w:val="007B1756"/>
    <w:rsid w:val="007B4A22"/>
    <w:rsid w:val="007B4BEF"/>
    <w:rsid w:val="007B7172"/>
    <w:rsid w:val="007B7DD8"/>
    <w:rsid w:val="007D0E66"/>
    <w:rsid w:val="007D18E7"/>
    <w:rsid w:val="007D39C2"/>
    <w:rsid w:val="007D4375"/>
    <w:rsid w:val="007D458A"/>
    <w:rsid w:val="007D7238"/>
    <w:rsid w:val="007F3CC6"/>
    <w:rsid w:val="007F50C8"/>
    <w:rsid w:val="007F66FE"/>
    <w:rsid w:val="007F6839"/>
    <w:rsid w:val="007F7DB6"/>
    <w:rsid w:val="00800498"/>
    <w:rsid w:val="00801A5F"/>
    <w:rsid w:val="008023EF"/>
    <w:rsid w:val="00802FA4"/>
    <w:rsid w:val="00805936"/>
    <w:rsid w:val="008077FE"/>
    <w:rsid w:val="008110E4"/>
    <w:rsid w:val="00812B98"/>
    <w:rsid w:val="00816374"/>
    <w:rsid w:val="00817C04"/>
    <w:rsid w:val="00823297"/>
    <w:rsid w:val="00824D1E"/>
    <w:rsid w:val="00826A06"/>
    <w:rsid w:val="008320B4"/>
    <w:rsid w:val="00833D24"/>
    <w:rsid w:val="00836445"/>
    <w:rsid w:val="00837DBD"/>
    <w:rsid w:val="0084445F"/>
    <w:rsid w:val="00845EA6"/>
    <w:rsid w:val="0085109E"/>
    <w:rsid w:val="00851AF9"/>
    <w:rsid w:val="00851C40"/>
    <w:rsid w:val="0085249B"/>
    <w:rsid w:val="00854A93"/>
    <w:rsid w:val="00854C8C"/>
    <w:rsid w:val="00856D68"/>
    <w:rsid w:val="00856EE7"/>
    <w:rsid w:val="008578BD"/>
    <w:rsid w:val="0086288A"/>
    <w:rsid w:val="008633F0"/>
    <w:rsid w:val="00864842"/>
    <w:rsid w:val="00873209"/>
    <w:rsid w:val="00873B20"/>
    <w:rsid w:val="00876A3E"/>
    <w:rsid w:val="0088041F"/>
    <w:rsid w:val="00881183"/>
    <w:rsid w:val="0088323B"/>
    <w:rsid w:val="00884042"/>
    <w:rsid w:val="00891A91"/>
    <w:rsid w:val="00893742"/>
    <w:rsid w:val="008951F3"/>
    <w:rsid w:val="00895B65"/>
    <w:rsid w:val="008A2923"/>
    <w:rsid w:val="008A4988"/>
    <w:rsid w:val="008A4EC5"/>
    <w:rsid w:val="008A58EF"/>
    <w:rsid w:val="008A6CB2"/>
    <w:rsid w:val="008B0D05"/>
    <w:rsid w:val="008B2BB8"/>
    <w:rsid w:val="008B2E8D"/>
    <w:rsid w:val="008B3D95"/>
    <w:rsid w:val="008B48FF"/>
    <w:rsid w:val="008B670C"/>
    <w:rsid w:val="008C0DD9"/>
    <w:rsid w:val="008C12C7"/>
    <w:rsid w:val="008C22F9"/>
    <w:rsid w:val="008C56B9"/>
    <w:rsid w:val="008D1652"/>
    <w:rsid w:val="008D1B5D"/>
    <w:rsid w:val="008D2749"/>
    <w:rsid w:val="008D2CC8"/>
    <w:rsid w:val="008D48CD"/>
    <w:rsid w:val="008D5349"/>
    <w:rsid w:val="008D6554"/>
    <w:rsid w:val="008D6CB5"/>
    <w:rsid w:val="008E0825"/>
    <w:rsid w:val="008E0A68"/>
    <w:rsid w:val="008E4C39"/>
    <w:rsid w:val="008E74C8"/>
    <w:rsid w:val="008E7DE5"/>
    <w:rsid w:val="008F32E5"/>
    <w:rsid w:val="008F3E83"/>
    <w:rsid w:val="008F74AB"/>
    <w:rsid w:val="00906509"/>
    <w:rsid w:val="009067D9"/>
    <w:rsid w:val="00906AC2"/>
    <w:rsid w:val="00907914"/>
    <w:rsid w:val="009135A0"/>
    <w:rsid w:val="00914BFE"/>
    <w:rsid w:val="0092220A"/>
    <w:rsid w:val="00924F69"/>
    <w:rsid w:val="00925543"/>
    <w:rsid w:val="00925A2E"/>
    <w:rsid w:val="00927B6A"/>
    <w:rsid w:val="00927C5D"/>
    <w:rsid w:val="009303E6"/>
    <w:rsid w:val="00930788"/>
    <w:rsid w:val="009309E2"/>
    <w:rsid w:val="00930CBC"/>
    <w:rsid w:val="00930FCD"/>
    <w:rsid w:val="00932879"/>
    <w:rsid w:val="00933D5C"/>
    <w:rsid w:val="00935F52"/>
    <w:rsid w:val="009431CB"/>
    <w:rsid w:val="0094689D"/>
    <w:rsid w:val="009469A8"/>
    <w:rsid w:val="00947971"/>
    <w:rsid w:val="00950212"/>
    <w:rsid w:val="00955F7B"/>
    <w:rsid w:val="009577ED"/>
    <w:rsid w:val="00960705"/>
    <w:rsid w:val="009618D8"/>
    <w:rsid w:val="0096333E"/>
    <w:rsid w:val="009649DD"/>
    <w:rsid w:val="00965AA4"/>
    <w:rsid w:val="00965D65"/>
    <w:rsid w:val="00966F50"/>
    <w:rsid w:val="00971A60"/>
    <w:rsid w:val="00971B41"/>
    <w:rsid w:val="00972F3A"/>
    <w:rsid w:val="00973384"/>
    <w:rsid w:val="00974B57"/>
    <w:rsid w:val="009763CB"/>
    <w:rsid w:val="009774ED"/>
    <w:rsid w:val="00977F29"/>
    <w:rsid w:val="00980FE1"/>
    <w:rsid w:val="009843AA"/>
    <w:rsid w:val="009844D1"/>
    <w:rsid w:val="00985299"/>
    <w:rsid w:val="00985540"/>
    <w:rsid w:val="00985C89"/>
    <w:rsid w:val="0098601F"/>
    <w:rsid w:val="009907ED"/>
    <w:rsid w:val="009929AE"/>
    <w:rsid w:val="0099522F"/>
    <w:rsid w:val="0099614E"/>
    <w:rsid w:val="009971CB"/>
    <w:rsid w:val="009A0E32"/>
    <w:rsid w:val="009A3A95"/>
    <w:rsid w:val="009A499D"/>
    <w:rsid w:val="009A5CD4"/>
    <w:rsid w:val="009A6116"/>
    <w:rsid w:val="009A6647"/>
    <w:rsid w:val="009A6698"/>
    <w:rsid w:val="009B25DD"/>
    <w:rsid w:val="009B3B07"/>
    <w:rsid w:val="009B460D"/>
    <w:rsid w:val="009C33E1"/>
    <w:rsid w:val="009C37AF"/>
    <w:rsid w:val="009C3DDE"/>
    <w:rsid w:val="009C4BAD"/>
    <w:rsid w:val="009C5B8F"/>
    <w:rsid w:val="009C6D35"/>
    <w:rsid w:val="009C75AD"/>
    <w:rsid w:val="009C7E22"/>
    <w:rsid w:val="009D08A9"/>
    <w:rsid w:val="009D3B36"/>
    <w:rsid w:val="009D506D"/>
    <w:rsid w:val="009E0A9B"/>
    <w:rsid w:val="009E3D80"/>
    <w:rsid w:val="009E491E"/>
    <w:rsid w:val="009E5133"/>
    <w:rsid w:val="009E6BE2"/>
    <w:rsid w:val="009E7A05"/>
    <w:rsid w:val="009F3578"/>
    <w:rsid w:val="009F38C4"/>
    <w:rsid w:val="009F5AFA"/>
    <w:rsid w:val="009F5E3D"/>
    <w:rsid w:val="009F7FDF"/>
    <w:rsid w:val="00A02875"/>
    <w:rsid w:val="00A052FC"/>
    <w:rsid w:val="00A0695E"/>
    <w:rsid w:val="00A07225"/>
    <w:rsid w:val="00A103DC"/>
    <w:rsid w:val="00A117A4"/>
    <w:rsid w:val="00A12312"/>
    <w:rsid w:val="00A12A81"/>
    <w:rsid w:val="00A1334A"/>
    <w:rsid w:val="00A153D5"/>
    <w:rsid w:val="00A1748F"/>
    <w:rsid w:val="00A211F0"/>
    <w:rsid w:val="00A2120C"/>
    <w:rsid w:val="00A215DF"/>
    <w:rsid w:val="00A216AF"/>
    <w:rsid w:val="00A22DC0"/>
    <w:rsid w:val="00A264A7"/>
    <w:rsid w:val="00A328C1"/>
    <w:rsid w:val="00A3462B"/>
    <w:rsid w:val="00A34704"/>
    <w:rsid w:val="00A372B9"/>
    <w:rsid w:val="00A4578A"/>
    <w:rsid w:val="00A45B02"/>
    <w:rsid w:val="00A463B2"/>
    <w:rsid w:val="00A506CC"/>
    <w:rsid w:val="00A50F29"/>
    <w:rsid w:val="00A57CEF"/>
    <w:rsid w:val="00A61B9F"/>
    <w:rsid w:val="00A6484F"/>
    <w:rsid w:val="00A65A99"/>
    <w:rsid w:val="00A6661A"/>
    <w:rsid w:val="00A66898"/>
    <w:rsid w:val="00A66AAF"/>
    <w:rsid w:val="00A70049"/>
    <w:rsid w:val="00A7196B"/>
    <w:rsid w:val="00A724FF"/>
    <w:rsid w:val="00A73F47"/>
    <w:rsid w:val="00A75439"/>
    <w:rsid w:val="00A82FDD"/>
    <w:rsid w:val="00A87829"/>
    <w:rsid w:val="00A904F6"/>
    <w:rsid w:val="00A911CA"/>
    <w:rsid w:val="00A9252E"/>
    <w:rsid w:val="00A978B4"/>
    <w:rsid w:val="00AA2D3D"/>
    <w:rsid w:val="00AA390E"/>
    <w:rsid w:val="00AA4152"/>
    <w:rsid w:val="00AA6927"/>
    <w:rsid w:val="00AB0BEF"/>
    <w:rsid w:val="00AB2681"/>
    <w:rsid w:val="00AB6B5E"/>
    <w:rsid w:val="00AB6E64"/>
    <w:rsid w:val="00AB79DD"/>
    <w:rsid w:val="00AC13DF"/>
    <w:rsid w:val="00AC3066"/>
    <w:rsid w:val="00AC342E"/>
    <w:rsid w:val="00AC3D1C"/>
    <w:rsid w:val="00AC471F"/>
    <w:rsid w:val="00AC5CE6"/>
    <w:rsid w:val="00AC70A9"/>
    <w:rsid w:val="00AD6366"/>
    <w:rsid w:val="00AD6966"/>
    <w:rsid w:val="00AD6E0F"/>
    <w:rsid w:val="00AD7485"/>
    <w:rsid w:val="00AE5D9F"/>
    <w:rsid w:val="00AE601B"/>
    <w:rsid w:val="00AF0E99"/>
    <w:rsid w:val="00AF123A"/>
    <w:rsid w:val="00AF1F9D"/>
    <w:rsid w:val="00AF3CD1"/>
    <w:rsid w:val="00AF700D"/>
    <w:rsid w:val="00B01E5A"/>
    <w:rsid w:val="00B03796"/>
    <w:rsid w:val="00B06C11"/>
    <w:rsid w:val="00B076CC"/>
    <w:rsid w:val="00B100CD"/>
    <w:rsid w:val="00B10BF6"/>
    <w:rsid w:val="00B1297D"/>
    <w:rsid w:val="00B12B54"/>
    <w:rsid w:val="00B12F91"/>
    <w:rsid w:val="00B15FC5"/>
    <w:rsid w:val="00B16055"/>
    <w:rsid w:val="00B161D1"/>
    <w:rsid w:val="00B22E5C"/>
    <w:rsid w:val="00B231CB"/>
    <w:rsid w:val="00B242BC"/>
    <w:rsid w:val="00B2596A"/>
    <w:rsid w:val="00B26693"/>
    <w:rsid w:val="00B30326"/>
    <w:rsid w:val="00B304F6"/>
    <w:rsid w:val="00B3139B"/>
    <w:rsid w:val="00B325FE"/>
    <w:rsid w:val="00B347F1"/>
    <w:rsid w:val="00B34EF0"/>
    <w:rsid w:val="00B35F2C"/>
    <w:rsid w:val="00B3655F"/>
    <w:rsid w:val="00B45C5E"/>
    <w:rsid w:val="00B4732D"/>
    <w:rsid w:val="00B477BA"/>
    <w:rsid w:val="00B52044"/>
    <w:rsid w:val="00B52238"/>
    <w:rsid w:val="00B52FB5"/>
    <w:rsid w:val="00B53739"/>
    <w:rsid w:val="00B547F4"/>
    <w:rsid w:val="00B56D72"/>
    <w:rsid w:val="00B56F02"/>
    <w:rsid w:val="00B61DE4"/>
    <w:rsid w:val="00B631B6"/>
    <w:rsid w:val="00B64083"/>
    <w:rsid w:val="00B65385"/>
    <w:rsid w:val="00B66F38"/>
    <w:rsid w:val="00B6712F"/>
    <w:rsid w:val="00B70CF8"/>
    <w:rsid w:val="00B70E9A"/>
    <w:rsid w:val="00B715D8"/>
    <w:rsid w:val="00B73157"/>
    <w:rsid w:val="00B73221"/>
    <w:rsid w:val="00B73720"/>
    <w:rsid w:val="00B74303"/>
    <w:rsid w:val="00B750AB"/>
    <w:rsid w:val="00B75152"/>
    <w:rsid w:val="00B754EB"/>
    <w:rsid w:val="00B8233C"/>
    <w:rsid w:val="00B91A2B"/>
    <w:rsid w:val="00B92709"/>
    <w:rsid w:val="00B92797"/>
    <w:rsid w:val="00B93E43"/>
    <w:rsid w:val="00B94CEF"/>
    <w:rsid w:val="00B96E3C"/>
    <w:rsid w:val="00BA58E3"/>
    <w:rsid w:val="00BA7A4F"/>
    <w:rsid w:val="00BB02F5"/>
    <w:rsid w:val="00BB1A4B"/>
    <w:rsid w:val="00BB6F2E"/>
    <w:rsid w:val="00BB7292"/>
    <w:rsid w:val="00BC371A"/>
    <w:rsid w:val="00BC43BF"/>
    <w:rsid w:val="00BC5A7D"/>
    <w:rsid w:val="00BC6F89"/>
    <w:rsid w:val="00BC7535"/>
    <w:rsid w:val="00BD0328"/>
    <w:rsid w:val="00BD08B5"/>
    <w:rsid w:val="00BD1D5A"/>
    <w:rsid w:val="00BD49B7"/>
    <w:rsid w:val="00BD63DB"/>
    <w:rsid w:val="00BD67A6"/>
    <w:rsid w:val="00BD6B5E"/>
    <w:rsid w:val="00BD7C86"/>
    <w:rsid w:val="00BE06D9"/>
    <w:rsid w:val="00BE1D1A"/>
    <w:rsid w:val="00BE3DA7"/>
    <w:rsid w:val="00BE4062"/>
    <w:rsid w:val="00BE47AB"/>
    <w:rsid w:val="00BE7DF1"/>
    <w:rsid w:val="00BF023F"/>
    <w:rsid w:val="00BF0DA0"/>
    <w:rsid w:val="00BF1B50"/>
    <w:rsid w:val="00BF2380"/>
    <w:rsid w:val="00BF5806"/>
    <w:rsid w:val="00BF59AB"/>
    <w:rsid w:val="00BF5D38"/>
    <w:rsid w:val="00BF7AF0"/>
    <w:rsid w:val="00C003B7"/>
    <w:rsid w:val="00C004F8"/>
    <w:rsid w:val="00C00CE1"/>
    <w:rsid w:val="00C026C8"/>
    <w:rsid w:val="00C0453B"/>
    <w:rsid w:val="00C04EDE"/>
    <w:rsid w:val="00C06214"/>
    <w:rsid w:val="00C10D23"/>
    <w:rsid w:val="00C13030"/>
    <w:rsid w:val="00C15446"/>
    <w:rsid w:val="00C15E81"/>
    <w:rsid w:val="00C17C13"/>
    <w:rsid w:val="00C22771"/>
    <w:rsid w:val="00C242FB"/>
    <w:rsid w:val="00C278E7"/>
    <w:rsid w:val="00C306DA"/>
    <w:rsid w:val="00C30BED"/>
    <w:rsid w:val="00C31576"/>
    <w:rsid w:val="00C3394D"/>
    <w:rsid w:val="00C33C16"/>
    <w:rsid w:val="00C345DF"/>
    <w:rsid w:val="00C357D9"/>
    <w:rsid w:val="00C37460"/>
    <w:rsid w:val="00C412CA"/>
    <w:rsid w:val="00C4729B"/>
    <w:rsid w:val="00C476CA"/>
    <w:rsid w:val="00C51506"/>
    <w:rsid w:val="00C62685"/>
    <w:rsid w:val="00C62C18"/>
    <w:rsid w:val="00C6360B"/>
    <w:rsid w:val="00C63842"/>
    <w:rsid w:val="00C63D60"/>
    <w:rsid w:val="00C66068"/>
    <w:rsid w:val="00C67ECE"/>
    <w:rsid w:val="00C730CC"/>
    <w:rsid w:val="00C7404B"/>
    <w:rsid w:val="00C74A55"/>
    <w:rsid w:val="00C76472"/>
    <w:rsid w:val="00C813E9"/>
    <w:rsid w:val="00C820B4"/>
    <w:rsid w:val="00C86166"/>
    <w:rsid w:val="00C908AF"/>
    <w:rsid w:val="00C91D63"/>
    <w:rsid w:val="00C95732"/>
    <w:rsid w:val="00CA08ED"/>
    <w:rsid w:val="00CA2B73"/>
    <w:rsid w:val="00CA2FDD"/>
    <w:rsid w:val="00CA3838"/>
    <w:rsid w:val="00CA4A89"/>
    <w:rsid w:val="00CA4FDE"/>
    <w:rsid w:val="00CA55CA"/>
    <w:rsid w:val="00CB6DBE"/>
    <w:rsid w:val="00CB7199"/>
    <w:rsid w:val="00CC0A7E"/>
    <w:rsid w:val="00CC0C7F"/>
    <w:rsid w:val="00CC3767"/>
    <w:rsid w:val="00CC5426"/>
    <w:rsid w:val="00CC6FC8"/>
    <w:rsid w:val="00CC733A"/>
    <w:rsid w:val="00CC7A29"/>
    <w:rsid w:val="00CC7E26"/>
    <w:rsid w:val="00CD170C"/>
    <w:rsid w:val="00CD31AE"/>
    <w:rsid w:val="00CD49E4"/>
    <w:rsid w:val="00CD6191"/>
    <w:rsid w:val="00CD6C9E"/>
    <w:rsid w:val="00CD7B63"/>
    <w:rsid w:val="00CD7FAF"/>
    <w:rsid w:val="00CE30CB"/>
    <w:rsid w:val="00CE4151"/>
    <w:rsid w:val="00CE5312"/>
    <w:rsid w:val="00CF0533"/>
    <w:rsid w:val="00CF0D94"/>
    <w:rsid w:val="00CF20FD"/>
    <w:rsid w:val="00CF6F86"/>
    <w:rsid w:val="00CF7062"/>
    <w:rsid w:val="00D006FE"/>
    <w:rsid w:val="00D1025E"/>
    <w:rsid w:val="00D171DF"/>
    <w:rsid w:val="00D172E7"/>
    <w:rsid w:val="00D2118A"/>
    <w:rsid w:val="00D217DE"/>
    <w:rsid w:val="00D2266F"/>
    <w:rsid w:val="00D2313A"/>
    <w:rsid w:val="00D23DA9"/>
    <w:rsid w:val="00D25323"/>
    <w:rsid w:val="00D3107A"/>
    <w:rsid w:val="00D31838"/>
    <w:rsid w:val="00D33A08"/>
    <w:rsid w:val="00D33BA9"/>
    <w:rsid w:val="00D34EEF"/>
    <w:rsid w:val="00D35968"/>
    <w:rsid w:val="00D4071F"/>
    <w:rsid w:val="00D41951"/>
    <w:rsid w:val="00D4381B"/>
    <w:rsid w:val="00D44784"/>
    <w:rsid w:val="00D4670D"/>
    <w:rsid w:val="00D46868"/>
    <w:rsid w:val="00D50EFA"/>
    <w:rsid w:val="00D51307"/>
    <w:rsid w:val="00D518E3"/>
    <w:rsid w:val="00D521DB"/>
    <w:rsid w:val="00D53716"/>
    <w:rsid w:val="00D557BF"/>
    <w:rsid w:val="00D55B83"/>
    <w:rsid w:val="00D6127C"/>
    <w:rsid w:val="00D64A61"/>
    <w:rsid w:val="00D651D9"/>
    <w:rsid w:val="00D70FAC"/>
    <w:rsid w:val="00D74E5F"/>
    <w:rsid w:val="00D76ECD"/>
    <w:rsid w:val="00D77661"/>
    <w:rsid w:val="00D82CA6"/>
    <w:rsid w:val="00D84B79"/>
    <w:rsid w:val="00D86657"/>
    <w:rsid w:val="00D90543"/>
    <w:rsid w:val="00D9276E"/>
    <w:rsid w:val="00D93756"/>
    <w:rsid w:val="00D93CD0"/>
    <w:rsid w:val="00D96355"/>
    <w:rsid w:val="00D97B5E"/>
    <w:rsid w:val="00DA5351"/>
    <w:rsid w:val="00DA68DF"/>
    <w:rsid w:val="00DB19AF"/>
    <w:rsid w:val="00DB2421"/>
    <w:rsid w:val="00DB3D65"/>
    <w:rsid w:val="00DB47C7"/>
    <w:rsid w:val="00DC12A2"/>
    <w:rsid w:val="00DC2FB8"/>
    <w:rsid w:val="00DC37F4"/>
    <w:rsid w:val="00DC545D"/>
    <w:rsid w:val="00DD0719"/>
    <w:rsid w:val="00DD1114"/>
    <w:rsid w:val="00DD2AD0"/>
    <w:rsid w:val="00DD5A51"/>
    <w:rsid w:val="00DE14F4"/>
    <w:rsid w:val="00DE224A"/>
    <w:rsid w:val="00DE2E73"/>
    <w:rsid w:val="00DE5DF3"/>
    <w:rsid w:val="00DF09C3"/>
    <w:rsid w:val="00DF2635"/>
    <w:rsid w:val="00DF3F3F"/>
    <w:rsid w:val="00DF5058"/>
    <w:rsid w:val="00DF793B"/>
    <w:rsid w:val="00E013A1"/>
    <w:rsid w:val="00E016AB"/>
    <w:rsid w:val="00E02BCF"/>
    <w:rsid w:val="00E02F51"/>
    <w:rsid w:val="00E03362"/>
    <w:rsid w:val="00E06C86"/>
    <w:rsid w:val="00E07018"/>
    <w:rsid w:val="00E07201"/>
    <w:rsid w:val="00E10E06"/>
    <w:rsid w:val="00E10EDA"/>
    <w:rsid w:val="00E13A67"/>
    <w:rsid w:val="00E14EC7"/>
    <w:rsid w:val="00E16085"/>
    <w:rsid w:val="00E16234"/>
    <w:rsid w:val="00E16F44"/>
    <w:rsid w:val="00E2124C"/>
    <w:rsid w:val="00E2737F"/>
    <w:rsid w:val="00E273BD"/>
    <w:rsid w:val="00E30F23"/>
    <w:rsid w:val="00E31A58"/>
    <w:rsid w:val="00E3200B"/>
    <w:rsid w:val="00E34334"/>
    <w:rsid w:val="00E37A9E"/>
    <w:rsid w:val="00E4307C"/>
    <w:rsid w:val="00E46B89"/>
    <w:rsid w:val="00E47513"/>
    <w:rsid w:val="00E5171F"/>
    <w:rsid w:val="00E5245B"/>
    <w:rsid w:val="00E52506"/>
    <w:rsid w:val="00E52539"/>
    <w:rsid w:val="00E52A4F"/>
    <w:rsid w:val="00E54D73"/>
    <w:rsid w:val="00E561D2"/>
    <w:rsid w:val="00E572DF"/>
    <w:rsid w:val="00E6082B"/>
    <w:rsid w:val="00E608C2"/>
    <w:rsid w:val="00E60CF0"/>
    <w:rsid w:val="00E66B81"/>
    <w:rsid w:val="00E70ABA"/>
    <w:rsid w:val="00E70D2D"/>
    <w:rsid w:val="00E715D2"/>
    <w:rsid w:val="00E733F3"/>
    <w:rsid w:val="00E73C6B"/>
    <w:rsid w:val="00E74CF8"/>
    <w:rsid w:val="00E75D78"/>
    <w:rsid w:val="00E76785"/>
    <w:rsid w:val="00E7737E"/>
    <w:rsid w:val="00E777B5"/>
    <w:rsid w:val="00E81CDA"/>
    <w:rsid w:val="00E83C72"/>
    <w:rsid w:val="00E8445E"/>
    <w:rsid w:val="00E84608"/>
    <w:rsid w:val="00E84681"/>
    <w:rsid w:val="00E87949"/>
    <w:rsid w:val="00E94393"/>
    <w:rsid w:val="00E9693A"/>
    <w:rsid w:val="00E97712"/>
    <w:rsid w:val="00EA20A3"/>
    <w:rsid w:val="00EA738D"/>
    <w:rsid w:val="00EB0943"/>
    <w:rsid w:val="00EB1A4D"/>
    <w:rsid w:val="00EB25DD"/>
    <w:rsid w:val="00EB3C3E"/>
    <w:rsid w:val="00EB4065"/>
    <w:rsid w:val="00EC1CF9"/>
    <w:rsid w:val="00EC2D8E"/>
    <w:rsid w:val="00EC2E8F"/>
    <w:rsid w:val="00EC7049"/>
    <w:rsid w:val="00EC75B9"/>
    <w:rsid w:val="00ED5F18"/>
    <w:rsid w:val="00ED76AC"/>
    <w:rsid w:val="00ED7FC4"/>
    <w:rsid w:val="00EE2C85"/>
    <w:rsid w:val="00EE3308"/>
    <w:rsid w:val="00EE6A0F"/>
    <w:rsid w:val="00EE7980"/>
    <w:rsid w:val="00EF4169"/>
    <w:rsid w:val="00EF45DB"/>
    <w:rsid w:val="00EF48E2"/>
    <w:rsid w:val="00EF658B"/>
    <w:rsid w:val="00EF6CE3"/>
    <w:rsid w:val="00F02976"/>
    <w:rsid w:val="00F0393E"/>
    <w:rsid w:val="00F04CA5"/>
    <w:rsid w:val="00F0743A"/>
    <w:rsid w:val="00F07D27"/>
    <w:rsid w:val="00F10564"/>
    <w:rsid w:val="00F12808"/>
    <w:rsid w:val="00F13E7F"/>
    <w:rsid w:val="00F20ACC"/>
    <w:rsid w:val="00F22B03"/>
    <w:rsid w:val="00F23DA4"/>
    <w:rsid w:val="00F2552D"/>
    <w:rsid w:val="00F265ED"/>
    <w:rsid w:val="00F27BAD"/>
    <w:rsid w:val="00F30013"/>
    <w:rsid w:val="00F30F09"/>
    <w:rsid w:val="00F33A69"/>
    <w:rsid w:val="00F36021"/>
    <w:rsid w:val="00F43274"/>
    <w:rsid w:val="00F43422"/>
    <w:rsid w:val="00F44579"/>
    <w:rsid w:val="00F46710"/>
    <w:rsid w:val="00F505EB"/>
    <w:rsid w:val="00F530E3"/>
    <w:rsid w:val="00F5651E"/>
    <w:rsid w:val="00F602B8"/>
    <w:rsid w:val="00F60605"/>
    <w:rsid w:val="00F608EB"/>
    <w:rsid w:val="00F60FA8"/>
    <w:rsid w:val="00F61830"/>
    <w:rsid w:val="00F6498B"/>
    <w:rsid w:val="00F64AE5"/>
    <w:rsid w:val="00F66526"/>
    <w:rsid w:val="00F66F7A"/>
    <w:rsid w:val="00F719D4"/>
    <w:rsid w:val="00F72048"/>
    <w:rsid w:val="00F725D3"/>
    <w:rsid w:val="00F74B6F"/>
    <w:rsid w:val="00F81C05"/>
    <w:rsid w:val="00F8221E"/>
    <w:rsid w:val="00F84C3C"/>
    <w:rsid w:val="00F85711"/>
    <w:rsid w:val="00F922C6"/>
    <w:rsid w:val="00F967C1"/>
    <w:rsid w:val="00F97516"/>
    <w:rsid w:val="00F97533"/>
    <w:rsid w:val="00FA0582"/>
    <w:rsid w:val="00FA12F3"/>
    <w:rsid w:val="00FA21E6"/>
    <w:rsid w:val="00FA24AE"/>
    <w:rsid w:val="00FA4D51"/>
    <w:rsid w:val="00FA7BE0"/>
    <w:rsid w:val="00FB62F7"/>
    <w:rsid w:val="00FB6836"/>
    <w:rsid w:val="00FB78A9"/>
    <w:rsid w:val="00FC6034"/>
    <w:rsid w:val="00FC6666"/>
    <w:rsid w:val="00FC70AF"/>
    <w:rsid w:val="00FC7E3E"/>
    <w:rsid w:val="00FD455C"/>
    <w:rsid w:val="00FD6184"/>
    <w:rsid w:val="00FD635F"/>
    <w:rsid w:val="00FD7CE1"/>
    <w:rsid w:val="00FE1AB3"/>
    <w:rsid w:val="00FE29E5"/>
    <w:rsid w:val="00FE2C26"/>
    <w:rsid w:val="00FE328E"/>
    <w:rsid w:val="00FE4ADD"/>
    <w:rsid w:val="00FE6F13"/>
    <w:rsid w:val="00FF672F"/>
    <w:rsid w:val="00FF700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sz w:val="24"/>
        <w:szCs w:val="24"/>
        <w:lang w:val="en-US" w:eastAsia="zh-CN" w:bidi="ar-SA"/>
      </w:rPr>
    </w:rPrDefault>
    <w:pPrDefault/>
  </w:docDefaults>
  <w:latentStyles w:defLockedState="1" w:defUIPriority="0" w:defSemiHidden="1" w:defUnhideWhenUsed="1" w:defQFormat="0" w:count="267">
    <w:lsdException w:name="Normal" w:locked="0" w:semiHidden="0" w:unhideWhenUsed="0" w:qFormat="1"/>
    <w:lsdException w:name="heading 1" w:locked="0" w:semiHidden="0" w:unhideWhenUsed="0" w:qFormat="1"/>
    <w:lsdException w:name="heading 2" w:locked="0" w:semiHidden="0" w:unhideWhenUsed="0" w:qFormat="1"/>
    <w:lsdException w:name="heading 3" w:locked="0" w:semiHidden="0" w:unhideWhenUsed="0" w:qFormat="1"/>
    <w:lsdException w:name="heading 4" w:locked="0" w:semiHidden="0" w:unhideWhenUsed="0" w:qFormat="1"/>
    <w:lsdException w:name="heading 5" w:locked="0" w:uiPriority="9" w:qFormat="1"/>
    <w:lsdException w:name="heading 6" w:locked="0" w:uiPriority="9" w:qFormat="1"/>
    <w:lsdException w:name="heading 7" w:locked="0" w:qFormat="1"/>
    <w:lsdException w:name="heading 8" w:locked="0" w:qFormat="1"/>
    <w:lsdException w:name="heading 9" w:locked="0" w:qFormat="1"/>
    <w:lsdException w:name="toc 1" w:locked="0" w:uiPriority="39" w:qFormat="1"/>
    <w:lsdException w:name="toc 2" w:locked="0" w:uiPriority="39" w:qFormat="1"/>
    <w:lsdException w:name="toc 3" w:locked="0"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locked="0"/>
    <w:lsdException w:name="annotation text" w:locked="0"/>
    <w:lsdException w:name="header" w:locked="0"/>
    <w:lsdException w:name="footer" w:locked="0"/>
    <w:lsdException w:name="caption" w:locked="0" w:qFormat="1"/>
    <w:lsdException w:name="table of figures" w:locked="0" w:uiPriority="99"/>
    <w:lsdException w:name="footnote reference" w:locked="0"/>
    <w:lsdException w:name="annotation reference" w:locked="0"/>
    <w:lsdException w:name="line number" w:locked="0"/>
    <w:lsdException w:name="page number" w:locked="0"/>
    <w:lsdException w:name="endnote reference" w:locked="0"/>
    <w:lsdException w:name="endnote text" w:locked="0"/>
    <w:lsdException w:name="macro" w:locked="0"/>
    <w:lsdException w:name="List Number" w:semiHidden="0" w:unhideWhenUsed="0"/>
    <w:lsdException w:name="List 4" w:semiHidden="0" w:unhideWhenUsed="0"/>
    <w:lsdException w:name="List 5" w:semiHidden="0" w:unhideWhenUsed="0"/>
    <w:lsdException w:name="Title" w:locked="0" w:semiHidden="0" w:uiPriority="10" w:unhideWhenUsed="0" w:qFormat="1"/>
    <w:lsdException w:name="Default Paragraph Font" w:locked="0"/>
    <w:lsdException w:name="Subtitle" w:semiHidden="0" w:unhideWhenUsed="0" w:qFormat="1"/>
    <w:lsdException w:name="Salutation" w:semiHidden="0" w:unhideWhenUsed="0"/>
    <w:lsdException w:name="Date" w:semiHidden="0" w:unhideWhenUsed="0"/>
    <w:lsdException w:name="Body Text First Indent" w:locked="0" w:semiHidden="0" w:unhideWhenUsed="0"/>
    <w:lsdException w:name="Hyperlink" w:locked="0" w:uiPriority="99"/>
    <w:lsdException w:name="FollowedHyperlink" w:locked="0"/>
    <w:lsdException w:name="Strong" w:semiHidden="0" w:unhideWhenUsed="0" w:qFormat="1"/>
    <w:lsdException w:name="Emphasis" w:semiHidden="0" w:unhideWhenUsed="0" w:qFormat="1"/>
    <w:lsdException w:name="Document Map" w:locked="0"/>
    <w:lsdException w:name="Plain Text" w:uiPriority="99"/>
    <w:lsdException w:name="HTML Top of Form" w:locked="0"/>
    <w:lsdException w:name="HTML Bottom of Form" w:locked="0"/>
    <w:lsdException w:name="Normal Table" w:locked="0"/>
    <w:lsdException w:name="annotation subject" w:locked="0"/>
    <w:lsdException w:name="No List" w:locked="0" w:uiPriority="99"/>
    <w:lsdException w:name="Outline List 3" w:locked="0"/>
    <w:lsdException w:name="Balloon Text" w:locked="0"/>
    <w:lsdException w:name="Table Grid" w:semiHidden="0" w:unhideWhenUsed="0"/>
    <w:lsdException w:name="Table Theme" w:locked="0"/>
    <w:lsdException w:name="Placeholder Text" w:locked="0" w:uiPriority="99"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locked="0" w:uiPriority="37"/>
    <w:lsdException w:name="TOC Heading" w:locked="0" w:uiPriority="39" w:qFormat="1"/>
  </w:latentStyles>
  <w:style w:type="paragraph" w:default="1" w:styleId="Normal">
    <w:name w:val="Normal"/>
    <w:qFormat/>
    <w:rsid w:val="000461AE"/>
    <w:pPr>
      <w:widowControl w:val="0"/>
      <w:adjustRightInd w:val="0"/>
      <w:snapToGrid w:val="0"/>
      <w:spacing w:before="20" w:after="20" w:line="440" w:lineRule="atLeast"/>
      <w:jc w:val="both"/>
    </w:pPr>
    <w:rPr>
      <w:sz w:val="28"/>
    </w:rPr>
  </w:style>
  <w:style w:type="paragraph" w:styleId="Heading1">
    <w:name w:val="heading 1"/>
    <w:basedOn w:val="Normal"/>
    <w:next w:val="CSSC0"/>
    <w:qFormat/>
    <w:rsid w:val="00007E7B"/>
    <w:pPr>
      <w:numPr>
        <w:numId w:val="1"/>
      </w:numPr>
      <w:spacing w:before="360" w:after="120"/>
      <w:outlineLvl w:val="0"/>
    </w:pPr>
    <w:rPr>
      <w:rFonts w:eastAsia="黑体"/>
      <w:bCs/>
      <w:kern w:val="44"/>
      <w:sz w:val="32"/>
      <w:szCs w:val="44"/>
    </w:rPr>
  </w:style>
  <w:style w:type="paragraph" w:styleId="Heading2">
    <w:name w:val="heading 2"/>
    <w:basedOn w:val="Normal"/>
    <w:next w:val="CSSC0"/>
    <w:qFormat/>
    <w:rsid w:val="00007E7B"/>
    <w:pPr>
      <w:keepNext/>
      <w:keepLines/>
      <w:numPr>
        <w:ilvl w:val="1"/>
        <w:numId w:val="1"/>
      </w:numPr>
      <w:spacing w:before="240" w:after="120"/>
      <w:outlineLvl w:val="1"/>
    </w:pPr>
    <w:rPr>
      <w:rFonts w:eastAsia="黑体"/>
      <w:bCs/>
      <w:sz w:val="32"/>
      <w:szCs w:val="30"/>
    </w:rPr>
  </w:style>
  <w:style w:type="paragraph" w:styleId="Heading3">
    <w:name w:val="heading 3"/>
    <w:basedOn w:val="Normal"/>
    <w:next w:val="CSSC0"/>
    <w:link w:val="Heading3Char"/>
    <w:qFormat/>
    <w:rsid w:val="00007E7B"/>
    <w:pPr>
      <w:numPr>
        <w:ilvl w:val="2"/>
        <w:numId w:val="1"/>
      </w:numPr>
      <w:spacing w:before="120"/>
      <w:outlineLvl w:val="2"/>
    </w:pPr>
    <w:rPr>
      <w:rFonts w:eastAsia="黑体"/>
      <w:sz w:val="30"/>
    </w:rPr>
  </w:style>
  <w:style w:type="paragraph" w:styleId="Heading4">
    <w:name w:val="heading 4"/>
    <w:basedOn w:val="Normal"/>
    <w:next w:val="CSSC0"/>
    <w:qFormat/>
    <w:rsid w:val="00A372B9"/>
    <w:pPr>
      <w:keepNext/>
      <w:keepLines/>
      <w:numPr>
        <w:ilvl w:val="3"/>
        <w:numId w:val="1"/>
      </w:numPr>
      <w:spacing w:beforeLines="50" w:afterLines="50"/>
      <w:outlineLvl w:val="3"/>
    </w:pPr>
    <w:rPr>
      <w:rFonts w:eastAsia="黑体"/>
      <w:bCs/>
      <w:szCs w:val="28"/>
    </w:rPr>
  </w:style>
  <w:style w:type="paragraph" w:styleId="Heading5">
    <w:name w:val="heading 5"/>
    <w:basedOn w:val="Normal"/>
    <w:next w:val="CSSC0"/>
    <w:link w:val="Heading5Char"/>
    <w:uiPriority w:val="9"/>
    <w:qFormat/>
    <w:rsid w:val="00927B6A"/>
    <w:pPr>
      <w:keepNext/>
      <w:keepLines/>
      <w:numPr>
        <w:ilvl w:val="4"/>
        <w:numId w:val="1"/>
      </w:numPr>
      <w:spacing w:before="100" w:after="100"/>
      <w:outlineLvl w:val="4"/>
    </w:pPr>
    <w:rPr>
      <w:rFonts w:eastAsia="黑体"/>
      <w:bCs/>
      <w:szCs w:val="28"/>
    </w:rPr>
  </w:style>
  <w:style w:type="paragraph" w:styleId="Heading6">
    <w:name w:val="heading 6"/>
    <w:basedOn w:val="Normal"/>
    <w:next w:val="CSSC0"/>
    <w:link w:val="Heading6Char"/>
    <w:uiPriority w:val="9"/>
    <w:qFormat/>
    <w:rsid w:val="00A372B9"/>
    <w:pPr>
      <w:keepNext/>
      <w:keepLines/>
      <w:numPr>
        <w:ilvl w:val="5"/>
        <w:numId w:val="1"/>
      </w:numPr>
      <w:spacing w:before="240" w:after="64" w:line="320" w:lineRule="atLeast"/>
      <w:outlineLvl w:val="5"/>
    </w:pPr>
    <w:rPr>
      <w:rFonts w:asciiTheme="majorHAnsi" w:eastAsiaTheme="majorEastAsia" w:hAnsiTheme="majorHAnsi" w:cstheme="majorBidi"/>
      <w:b/>
      <w:bCs/>
      <w:sz w:val="24"/>
    </w:rPr>
  </w:style>
  <w:style w:type="paragraph" w:styleId="Heading7">
    <w:name w:val="heading 7"/>
    <w:basedOn w:val="Normal"/>
    <w:next w:val="Normal"/>
    <w:link w:val="Heading7Char"/>
    <w:unhideWhenUsed/>
    <w:qFormat/>
    <w:rsid w:val="006D7D0C"/>
    <w:pPr>
      <w:keepNext/>
      <w:keepLines/>
      <w:adjustRightInd/>
      <w:snapToGrid/>
      <w:spacing w:beforeLines="50" w:after="64" w:line="320" w:lineRule="atLeast"/>
      <w:ind w:left="1154" w:hanging="1296"/>
      <w:outlineLvl w:val="6"/>
    </w:pPr>
    <w:rPr>
      <w:rFonts w:eastAsia="仿宋_GB2312"/>
      <w:b/>
      <w:bCs/>
      <w:kern w:val="2"/>
      <w:sz w:val="24"/>
    </w:rPr>
  </w:style>
  <w:style w:type="paragraph" w:styleId="Heading8">
    <w:name w:val="heading 8"/>
    <w:basedOn w:val="Normal"/>
    <w:next w:val="Normal"/>
    <w:link w:val="Heading8Char"/>
    <w:unhideWhenUsed/>
    <w:qFormat/>
    <w:rsid w:val="006D7D0C"/>
    <w:pPr>
      <w:keepNext/>
      <w:keepLines/>
      <w:adjustRightInd/>
      <w:snapToGrid/>
      <w:spacing w:beforeLines="50" w:after="64" w:line="320" w:lineRule="atLeast"/>
      <w:ind w:left="1298" w:hanging="1440"/>
      <w:outlineLvl w:val="7"/>
    </w:pPr>
    <w:rPr>
      <w:rFonts w:asciiTheme="majorHAnsi" w:eastAsiaTheme="majorEastAsia" w:hAnsiTheme="majorHAnsi" w:cstheme="majorBidi"/>
      <w:kern w:val="2"/>
      <w:sz w:val="24"/>
    </w:rPr>
  </w:style>
  <w:style w:type="paragraph" w:styleId="Heading9">
    <w:name w:val="heading 9"/>
    <w:basedOn w:val="Normal"/>
    <w:next w:val="Normal"/>
    <w:link w:val="Heading9Char"/>
    <w:unhideWhenUsed/>
    <w:qFormat/>
    <w:rsid w:val="0042226C"/>
    <w:pPr>
      <w:keepNext/>
      <w:keepLines/>
      <w:spacing w:before="240" w:after="64" w:line="320" w:lineRule="atLeast"/>
      <w:outlineLvl w:val="8"/>
    </w:pPr>
    <w:rPr>
      <w:rFonts w:asciiTheme="majorHAnsi" w:eastAsiaTheme="majorEastAsia" w:hAnsiTheme="majorHAnsi" w:cstheme="majorBidi"/>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SSC0">
    <w:name w:val="CSSC正文"/>
    <w:basedOn w:val="CSSC4"/>
    <w:qFormat/>
    <w:rsid w:val="00DD0719"/>
    <w:pPr>
      <w:ind w:firstLineChars="200" w:firstLine="200"/>
    </w:pPr>
  </w:style>
  <w:style w:type="character" w:customStyle="1" w:styleId="Heading5Char">
    <w:name w:val="Heading 5 Char"/>
    <w:basedOn w:val="DefaultParagraphFont"/>
    <w:link w:val="Heading5"/>
    <w:uiPriority w:val="9"/>
    <w:rsid w:val="00927B6A"/>
    <w:rPr>
      <w:rFonts w:eastAsia="黑体"/>
      <w:bCs/>
      <w:sz w:val="28"/>
      <w:szCs w:val="28"/>
    </w:rPr>
  </w:style>
  <w:style w:type="character" w:customStyle="1" w:styleId="Heading3Char">
    <w:name w:val="Heading 3 Char"/>
    <w:link w:val="Heading3"/>
    <w:rsid w:val="00007E7B"/>
    <w:rPr>
      <w:rFonts w:eastAsia="黑体"/>
      <w:sz w:val="30"/>
    </w:rPr>
  </w:style>
  <w:style w:type="table" w:customStyle="1" w:styleId="CSSC5">
    <w:name w:val="CSSC表格"/>
    <w:basedOn w:val="TableNormal"/>
    <w:rsid w:val="00B10BF6"/>
    <w:pPr>
      <w:widowControl w:val="0"/>
      <w:adjustRightInd w:val="0"/>
      <w:snapToGrid w:val="0"/>
      <w:spacing w:before="20" w:after="20"/>
      <w:jc w:val="both"/>
    </w:pPr>
    <w:rPr>
      <w:rFonts w:eastAsiaTheme="minorEastAsia"/>
    </w:rPr>
    <w:tblPr>
      <w:jc w:val="cente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0" w:type="dxa"/>
        <w:left w:w="57" w:type="dxa"/>
        <w:bottom w:w="0" w:type="dxa"/>
        <w:right w:w="57" w:type="dxa"/>
      </w:tblCellMar>
    </w:tblPr>
    <w:trPr>
      <w:tblHeader/>
      <w:jc w:val="center"/>
    </w:trPr>
    <w:tcPr>
      <w:tcMar>
        <w:left w:w="28" w:type="dxa"/>
        <w:right w:w="28" w:type="dxa"/>
      </w:tcMar>
      <w:vAlign w:val="center"/>
    </w:tcPr>
    <w:tblStylePr w:type="firstRow">
      <w:pPr>
        <w:wordWrap/>
        <w:jc w:val="center"/>
      </w:pPr>
      <w:rPr>
        <w:rFonts w:ascii="Arial" w:eastAsia="宋体" w:hAnsi="Arial"/>
        <w:sz w:val="24"/>
      </w:rPr>
    </w:tblStylePr>
    <w:tblStylePr w:type="firstCol">
      <w:pPr>
        <w:wordWrap/>
        <w:jc w:val="center"/>
      </w:pPr>
    </w:tblStylePr>
  </w:style>
  <w:style w:type="paragraph" w:styleId="Caption">
    <w:name w:val="caption"/>
    <w:basedOn w:val="Normal"/>
    <w:next w:val="CSSC0"/>
    <w:qFormat/>
    <w:rsid w:val="005F3D31"/>
    <w:pPr>
      <w:spacing w:line="240" w:lineRule="auto"/>
      <w:jc w:val="center"/>
    </w:pPr>
    <w:rPr>
      <w:rFonts w:eastAsia="黑体" w:cs="Arial"/>
      <w:sz w:val="21"/>
    </w:rPr>
  </w:style>
  <w:style w:type="paragraph" w:customStyle="1" w:styleId="a0">
    <w:name w:val="附录"/>
    <w:basedOn w:val="Normal"/>
    <w:rsid w:val="00826A06"/>
    <w:pPr>
      <w:spacing w:beforeLines="50" w:afterLines="50"/>
      <w:ind w:firstLineChars="200" w:firstLine="200"/>
      <w:outlineLvl w:val="0"/>
    </w:pPr>
    <w:rPr>
      <w:rFonts w:eastAsia="黑体" w:cs="Arial"/>
      <w:b/>
      <w:sz w:val="32"/>
    </w:rPr>
  </w:style>
  <w:style w:type="paragraph" w:styleId="Footer">
    <w:name w:val="footer"/>
    <w:basedOn w:val="Normal"/>
    <w:rsid w:val="00C357D9"/>
    <w:pPr>
      <w:tabs>
        <w:tab w:val="center" w:pos="4153"/>
        <w:tab w:val="right" w:pos="8306"/>
      </w:tabs>
      <w:jc w:val="left"/>
    </w:pPr>
    <w:rPr>
      <w:sz w:val="18"/>
      <w:szCs w:val="18"/>
    </w:rPr>
  </w:style>
  <w:style w:type="character" w:styleId="PageNumber">
    <w:name w:val="page number"/>
    <w:basedOn w:val="DefaultParagraphFont"/>
    <w:rsid w:val="00C357D9"/>
  </w:style>
  <w:style w:type="paragraph" w:styleId="TOC1">
    <w:name w:val="toc 1"/>
    <w:basedOn w:val="Normal"/>
    <w:next w:val="Normal"/>
    <w:autoRedefine/>
    <w:uiPriority w:val="39"/>
    <w:qFormat/>
    <w:rsid w:val="00E83C72"/>
    <w:pPr>
      <w:tabs>
        <w:tab w:val="left" w:pos="400"/>
        <w:tab w:val="right" w:leader="dot" w:pos="8777"/>
      </w:tabs>
      <w:kinsoku w:val="0"/>
      <w:overflowPunct w:val="0"/>
      <w:autoSpaceDE w:val="0"/>
      <w:autoSpaceDN w:val="0"/>
      <w:spacing w:line="400" w:lineRule="atLeast"/>
      <w:ind w:firstLineChars="1" w:firstLine="1"/>
      <w:jc w:val="left"/>
    </w:pPr>
    <w:rPr>
      <w:rFonts w:eastAsiaTheme="minorEastAsia"/>
      <w:b/>
      <w:sz w:val="21"/>
    </w:rPr>
  </w:style>
  <w:style w:type="paragraph" w:styleId="TOC2">
    <w:name w:val="toc 2"/>
    <w:basedOn w:val="Normal"/>
    <w:next w:val="Normal"/>
    <w:autoRedefine/>
    <w:uiPriority w:val="39"/>
    <w:qFormat/>
    <w:rsid w:val="00E83C72"/>
    <w:pPr>
      <w:spacing w:line="360" w:lineRule="atLeast"/>
      <w:ind w:leftChars="200" w:left="200"/>
      <w:jc w:val="left"/>
    </w:pPr>
    <w:rPr>
      <w:rFonts w:eastAsiaTheme="minorEastAsia"/>
      <w:sz w:val="21"/>
    </w:rPr>
  </w:style>
  <w:style w:type="character" w:styleId="Hyperlink">
    <w:name w:val="Hyperlink"/>
    <w:uiPriority w:val="99"/>
    <w:rsid w:val="0029040B"/>
    <w:rPr>
      <w:color w:val="0000FF"/>
      <w:u w:val="single"/>
    </w:rPr>
  </w:style>
  <w:style w:type="paragraph" w:styleId="TOC3">
    <w:name w:val="toc 3"/>
    <w:basedOn w:val="Normal"/>
    <w:next w:val="Normal"/>
    <w:autoRedefine/>
    <w:uiPriority w:val="39"/>
    <w:qFormat/>
    <w:rsid w:val="00E83C72"/>
    <w:pPr>
      <w:spacing w:line="360" w:lineRule="atLeast"/>
      <w:ind w:leftChars="400" w:left="400"/>
    </w:pPr>
    <w:rPr>
      <w:rFonts w:eastAsiaTheme="minorEastAsia"/>
      <w:sz w:val="21"/>
    </w:rPr>
  </w:style>
  <w:style w:type="paragraph" w:styleId="DocumentMap">
    <w:name w:val="Document Map"/>
    <w:basedOn w:val="Normal"/>
    <w:semiHidden/>
    <w:rsid w:val="007A00F2"/>
    <w:pPr>
      <w:shd w:val="clear" w:color="auto" w:fill="000080"/>
    </w:pPr>
    <w:rPr>
      <w:sz w:val="21"/>
    </w:rPr>
  </w:style>
  <w:style w:type="table" w:styleId="TableGrid">
    <w:name w:val="Table Grid"/>
    <w:basedOn w:val="TableNormal"/>
    <w:locked/>
    <w:rsid w:val="00264F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C813E9"/>
    <w:rPr>
      <w:sz w:val="18"/>
      <w:szCs w:val="18"/>
    </w:rPr>
  </w:style>
  <w:style w:type="character" w:customStyle="1" w:styleId="BalloonTextChar">
    <w:name w:val="Balloon Text Char"/>
    <w:basedOn w:val="DefaultParagraphFont"/>
    <w:link w:val="BalloonText"/>
    <w:rsid w:val="00C813E9"/>
    <w:rPr>
      <w:rFonts w:eastAsia="仿宋"/>
      <w:kern w:val="2"/>
      <w:sz w:val="18"/>
      <w:szCs w:val="18"/>
    </w:rPr>
  </w:style>
  <w:style w:type="paragraph" w:styleId="Header">
    <w:name w:val="header"/>
    <w:basedOn w:val="Normal"/>
    <w:link w:val="HeaderChar"/>
    <w:rsid w:val="00A82FDD"/>
    <w:pPr>
      <w:pBdr>
        <w:bottom w:val="single" w:sz="6" w:space="1" w:color="auto"/>
      </w:pBdr>
      <w:tabs>
        <w:tab w:val="center" w:pos="4153"/>
        <w:tab w:val="right" w:pos="8306"/>
      </w:tabs>
      <w:jc w:val="center"/>
    </w:pPr>
    <w:rPr>
      <w:sz w:val="18"/>
      <w:szCs w:val="18"/>
    </w:rPr>
  </w:style>
  <w:style w:type="character" w:customStyle="1" w:styleId="HeaderChar">
    <w:name w:val="Header Char"/>
    <w:basedOn w:val="DefaultParagraphFont"/>
    <w:link w:val="Header"/>
    <w:rsid w:val="00A82FDD"/>
    <w:rPr>
      <w:rFonts w:eastAsia="仿宋"/>
      <w:kern w:val="2"/>
      <w:sz w:val="18"/>
      <w:szCs w:val="18"/>
    </w:rPr>
  </w:style>
  <w:style w:type="paragraph" w:customStyle="1" w:styleId="a1">
    <w:name w:val="封面编号栏项目"/>
    <w:basedOn w:val="Normal"/>
    <w:rsid w:val="006B354C"/>
    <w:pPr>
      <w:jc w:val="distribute"/>
    </w:pPr>
    <w:rPr>
      <w:rFonts w:ascii="黑体" w:eastAsia="黑体" w:hAnsi="黑体" w:cs="宋体"/>
      <w:sz w:val="30"/>
    </w:rPr>
  </w:style>
  <w:style w:type="paragraph" w:customStyle="1" w:styleId="a2">
    <w:name w:val="封面签署栏项目"/>
    <w:basedOn w:val="Normal"/>
    <w:rsid w:val="006B354C"/>
    <w:pPr>
      <w:jc w:val="distribute"/>
    </w:pPr>
    <w:rPr>
      <w:rFonts w:ascii="黑体" w:eastAsia="黑体" w:hAnsi="黑体" w:cs="宋体"/>
      <w:sz w:val="32"/>
    </w:rPr>
  </w:style>
  <w:style w:type="paragraph" w:customStyle="1" w:styleId="a3">
    <w:name w:val="封面签署栏内容"/>
    <w:basedOn w:val="Normal"/>
    <w:rsid w:val="00C06214"/>
    <w:pPr>
      <w:spacing w:beforeLines="50"/>
      <w:jc w:val="center"/>
    </w:pPr>
    <w:rPr>
      <w:rFonts w:cs="宋体"/>
      <w:sz w:val="32"/>
    </w:rPr>
  </w:style>
  <w:style w:type="paragraph" w:customStyle="1" w:styleId="a4">
    <w:name w:val="封面编号栏内容"/>
    <w:basedOn w:val="Normal"/>
    <w:rsid w:val="006B354C"/>
    <w:pPr>
      <w:jc w:val="center"/>
    </w:pPr>
    <w:rPr>
      <w:rFonts w:ascii="Arial" w:hAnsi="Arial" w:cs="宋体"/>
    </w:rPr>
  </w:style>
  <w:style w:type="character" w:customStyle="1" w:styleId="a5">
    <w:name w:val="封面标题名称"/>
    <w:basedOn w:val="DefaultParagraphFont"/>
    <w:rsid w:val="006B354C"/>
    <w:rPr>
      <w:b/>
      <w:bCs/>
      <w:sz w:val="44"/>
    </w:rPr>
  </w:style>
  <w:style w:type="paragraph" w:customStyle="1" w:styleId="a6">
    <w:name w:val="封面标题"/>
    <w:basedOn w:val="Normal"/>
    <w:rsid w:val="006B354C"/>
    <w:pPr>
      <w:jc w:val="center"/>
    </w:pPr>
    <w:rPr>
      <w:rFonts w:cs="宋体"/>
      <w:b/>
      <w:bCs/>
      <w:sz w:val="32"/>
    </w:rPr>
  </w:style>
  <w:style w:type="paragraph" w:customStyle="1" w:styleId="CSSC4">
    <w:name w:val="CSSC正文首行无缩进"/>
    <w:basedOn w:val="Normal"/>
    <w:qFormat/>
    <w:rsid w:val="00DD0719"/>
    <w:rPr>
      <w:rFonts w:eastAsia="仿宋_GB2312"/>
    </w:rPr>
  </w:style>
  <w:style w:type="paragraph" w:customStyle="1" w:styleId="a7">
    <w:name w:val="表格内容左对齐"/>
    <w:basedOn w:val="CSSC4"/>
    <w:qFormat/>
    <w:rsid w:val="00D86657"/>
    <w:pPr>
      <w:spacing w:line="240" w:lineRule="auto"/>
      <w:jc w:val="left"/>
    </w:pPr>
    <w:rPr>
      <w:rFonts w:ascii="Arial" w:hAnsi="Arial"/>
      <w:sz w:val="24"/>
    </w:rPr>
  </w:style>
  <w:style w:type="paragraph" w:customStyle="1" w:styleId="a8">
    <w:name w:val="表格内容居中"/>
    <w:basedOn w:val="a7"/>
    <w:qFormat/>
    <w:rsid w:val="00C00CE1"/>
    <w:pPr>
      <w:jc w:val="center"/>
    </w:pPr>
  </w:style>
  <w:style w:type="paragraph" w:customStyle="1" w:styleId="a9">
    <w:name w:val="表格内容右对齐"/>
    <w:basedOn w:val="a7"/>
    <w:qFormat/>
    <w:rsid w:val="00C00CE1"/>
    <w:pPr>
      <w:jc w:val="right"/>
    </w:pPr>
  </w:style>
  <w:style w:type="paragraph" w:styleId="ListParagraph">
    <w:name w:val="List Paragraph"/>
    <w:basedOn w:val="Normal"/>
    <w:uiPriority w:val="34"/>
    <w:qFormat/>
    <w:locked/>
    <w:rsid w:val="00966F50"/>
    <w:pPr>
      <w:ind w:firstLineChars="200" w:firstLine="420"/>
    </w:pPr>
  </w:style>
  <w:style w:type="paragraph" w:customStyle="1" w:styleId="a">
    <w:name w:val="表格序号"/>
    <w:basedOn w:val="a7"/>
    <w:qFormat/>
    <w:rsid w:val="00056D83"/>
    <w:pPr>
      <w:numPr>
        <w:numId w:val="2"/>
      </w:numPr>
      <w:kinsoku w:val="0"/>
      <w:overflowPunct w:val="0"/>
      <w:autoSpaceDE w:val="0"/>
      <w:autoSpaceDN w:val="0"/>
      <w:ind w:left="0" w:firstLineChars="1" w:firstLine="1"/>
      <w:jc w:val="center"/>
    </w:pPr>
  </w:style>
  <w:style w:type="character" w:customStyle="1" w:styleId="CSSC6">
    <w:name w:val="CSSC上标"/>
    <w:basedOn w:val="DefaultParagraphFont"/>
    <w:qFormat/>
    <w:rsid w:val="00836445"/>
    <w:rPr>
      <w:vertAlign w:val="superscript"/>
    </w:rPr>
  </w:style>
  <w:style w:type="character" w:customStyle="1" w:styleId="CSSC7">
    <w:name w:val="CSSC下标"/>
    <w:basedOn w:val="DefaultParagraphFont"/>
    <w:uiPriority w:val="1"/>
    <w:qFormat/>
    <w:rsid w:val="00826A06"/>
    <w:rPr>
      <w:kern w:val="2"/>
      <w:sz w:val="28"/>
      <w:vertAlign w:val="subscript"/>
    </w:rPr>
  </w:style>
  <w:style w:type="paragraph" w:customStyle="1" w:styleId="aa">
    <w:name w:val="表注"/>
    <w:basedOn w:val="Caption"/>
    <w:qFormat/>
    <w:rsid w:val="00836445"/>
    <w:pPr>
      <w:keepNext/>
      <w:spacing w:before="120"/>
    </w:pPr>
  </w:style>
  <w:style w:type="paragraph" w:customStyle="1" w:styleId="CSSC8">
    <w:name w:val="CSSC图注"/>
    <w:basedOn w:val="Caption"/>
    <w:next w:val="CSSC0"/>
    <w:qFormat/>
    <w:rsid w:val="00836445"/>
    <w:pPr>
      <w:spacing w:after="120"/>
    </w:pPr>
  </w:style>
  <w:style w:type="paragraph" w:customStyle="1" w:styleId="CSSC9">
    <w:name w:val="CSSC图"/>
    <w:basedOn w:val="Normal"/>
    <w:next w:val="CSSC8"/>
    <w:qFormat/>
    <w:rsid w:val="005F3D31"/>
    <w:pPr>
      <w:keepNext/>
      <w:spacing w:before="240" w:after="0" w:line="240" w:lineRule="auto"/>
      <w:jc w:val="center"/>
    </w:pPr>
    <w:rPr>
      <w:noProof/>
    </w:rPr>
  </w:style>
  <w:style w:type="paragraph" w:styleId="ListNumber4">
    <w:name w:val="List Number 4"/>
    <w:basedOn w:val="Normal"/>
    <w:locked/>
    <w:rsid w:val="00F30013"/>
    <w:pPr>
      <w:numPr>
        <w:numId w:val="6"/>
      </w:numPr>
      <w:contextualSpacing/>
    </w:pPr>
  </w:style>
  <w:style w:type="paragraph" w:styleId="ListNumber3">
    <w:name w:val="List Number 3"/>
    <w:basedOn w:val="Normal"/>
    <w:locked/>
    <w:rsid w:val="00F30013"/>
    <w:pPr>
      <w:numPr>
        <w:numId w:val="5"/>
      </w:numPr>
      <w:contextualSpacing/>
    </w:pPr>
  </w:style>
  <w:style w:type="paragraph" w:styleId="ListNumber5">
    <w:name w:val="List Number 5"/>
    <w:basedOn w:val="Normal"/>
    <w:locked/>
    <w:rsid w:val="00F30013"/>
    <w:pPr>
      <w:numPr>
        <w:numId w:val="7"/>
      </w:numPr>
      <w:contextualSpacing/>
    </w:pPr>
  </w:style>
  <w:style w:type="paragraph" w:styleId="ListNumber">
    <w:name w:val="List Number"/>
    <w:basedOn w:val="Normal"/>
    <w:locked/>
    <w:rsid w:val="00F30013"/>
    <w:pPr>
      <w:numPr>
        <w:numId w:val="3"/>
      </w:numPr>
      <w:contextualSpacing/>
    </w:pPr>
  </w:style>
  <w:style w:type="paragraph" w:styleId="ListNumber2">
    <w:name w:val="List Number 2"/>
    <w:basedOn w:val="Normal"/>
    <w:locked/>
    <w:rsid w:val="00F30013"/>
    <w:pPr>
      <w:numPr>
        <w:numId w:val="4"/>
      </w:numPr>
      <w:contextualSpacing/>
    </w:pPr>
  </w:style>
  <w:style w:type="paragraph" w:styleId="ListContinue">
    <w:name w:val="List Continue"/>
    <w:basedOn w:val="Normal"/>
    <w:locked/>
    <w:rsid w:val="00F30013"/>
    <w:pPr>
      <w:spacing w:after="120"/>
      <w:ind w:leftChars="200" w:left="420"/>
      <w:contextualSpacing/>
    </w:pPr>
  </w:style>
  <w:style w:type="paragraph" w:styleId="ListBullet">
    <w:name w:val="List Bullet"/>
    <w:basedOn w:val="Normal"/>
    <w:locked/>
    <w:rsid w:val="00F30013"/>
    <w:pPr>
      <w:numPr>
        <w:numId w:val="8"/>
      </w:numPr>
      <w:contextualSpacing/>
    </w:pPr>
  </w:style>
  <w:style w:type="paragraph" w:styleId="ListBullet2">
    <w:name w:val="List Bullet 2"/>
    <w:basedOn w:val="Normal"/>
    <w:locked/>
    <w:rsid w:val="00F30013"/>
    <w:pPr>
      <w:numPr>
        <w:numId w:val="9"/>
      </w:numPr>
      <w:contextualSpacing/>
    </w:pPr>
  </w:style>
  <w:style w:type="paragraph" w:styleId="ListBullet4">
    <w:name w:val="List Bullet 4"/>
    <w:basedOn w:val="Normal"/>
    <w:locked/>
    <w:rsid w:val="00632E9E"/>
    <w:pPr>
      <w:numPr>
        <w:numId w:val="11"/>
      </w:numPr>
      <w:contextualSpacing/>
    </w:pPr>
  </w:style>
  <w:style w:type="paragraph" w:styleId="ListBullet5">
    <w:name w:val="List Bullet 5"/>
    <w:basedOn w:val="Normal"/>
    <w:locked/>
    <w:rsid w:val="00632E9E"/>
    <w:pPr>
      <w:numPr>
        <w:numId w:val="12"/>
      </w:numPr>
      <w:contextualSpacing/>
    </w:pPr>
  </w:style>
  <w:style w:type="paragraph" w:styleId="ListBullet3">
    <w:name w:val="List Bullet 3"/>
    <w:basedOn w:val="Normal"/>
    <w:locked/>
    <w:rsid w:val="00632E9E"/>
    <w:pPr>
      <w:numPr>
        <w:numId w:val="10"/>
      </w:numPr>
      <w:contextualSpacing/>
    </w:pPr>
  </w:style>
  <w:style w:type="paragraph" w:customStyle="1" w:styleId="CSSC">
    <w:name w:val="CSSC项目符号"/>
    <w:basedOn w:val="CSSC4"/>
    <w:qFormat/>
    <w:rsid w:val="00DD0719"/>
    <w:pPr>
      <w:numPr>
        <w:numId w:val="13"/>
      </w:numPr>
      <w:ind w:left="0" w:hangingChars="200" w:hanging="200"/>
    </w:pPr>
    <w:rPr>
      <w:rFonts w:eastAsia="仿宋"/>
    </w:rPr>
  </w:style>
  <w:style w:type="character" w:customStyle="1" w:styleId="CSSCa">
    <w:name w:val="CSSC正文加粗"/>
    <w:basedOn w:val="DefaultParagraphFont"/>
    <w:uiPriority w:val="1"/>
    <w:qFormat/>
    <w:rsid w:val="00B75152"/>
    <w:rPr>
      <w:b/>
      <w:szCs w:val="28"/>
    </w:rPr>
  </w:style>
  <w:style w:type="character" w:customStyle="1" w:styleId="CSSCb">
    <w:name w:val="CSSC正文红色"/>
    <w:basedOn w:val="DefaultParagraphFont"/>
    <w:uiPriority w:val="1"/>
    <w:qFormat/>
    <w:rsid w:val="00B75152"/>
    <w:rPr>
      <w:color w:val="FF0000"/>
      <w:szCs w:val="28"/>
    </w:rPr>
  </w:style>
  <w:style w:type="character" w:customStyle="1" w:styleId="CSSCc">
    <w:name w:val="CSSC正文斜体"/>
    <w:basedOn w:val="DefaultParagraphFont"/>
    <w:uiPriority w:val="1"/>
    <w:qFormat/>
    <w:rsid w:val="00B75152"/>
    <w:rPr>
      <w:i/>
      <w:szCs w:val="28"/>
    </w:rPr>
  </w:style>
  <w:style w:type="table" w:styleId="TableTheme">
    <w:name w:val="Table Theme"/>
    <w:basedOn w:val="TableNormal"/>
    <w:rsid w:val="00C00CE1"/>
    <w:pPr>
      <w:widowControl w:val="0"/>
      <w:adjustRightInd w:val="0"/>
      <w:snapToGrid w:val="0"/>
      <w:spacing w:line="44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locked/>
    <w:rsid w:val="00E73C6B"/>
    <w:pPr>
      <w:spacing w:after="120"/>
    </w:pPr>
  </w:style>
  <w:style w:type="character" w:customStyle="1" w:styleId="BodyTextChar">
    <w:name w:val="Body Text Char"/>
    <w:basedOn w:val="DefaultParagraphFont"/>
    <w:link w:val="BodyText"/>
    <w:rsid w:val="00E73C6B"/>
    <w:rPr>
      <w:kern w:val="2"/>
      <w:sz w:val="28"/>
    </w:rPr>
  </w:style>
  <w:style w:type="paragraph" w:styleId="BodyTextFirstIndent">
    <w:name w:val="Body Text First Indent"/>
    <w:basedOn w:val="Normal"/>
    <w:link w:val="BodyTextFirstIndentChar"/>
    <w:rsid w:val="00E73C6B"/>
    <w:pPr>
      <w:ind w:firstLineChars="200" w:firstLine="200"/>
    </w:pPr>
  </w:style>
  <w:style w:type="character" w:customStyle="1" w:styleId="BodyTextFirstIndentChar">
    <w:name w:val="Body Text First Indent Char"/>
    <w:basedOn w:val="BodyTextChar"/>
    <w:link w:val="BodyTextFirstIndent"/>
    <w:rsid w:val="00A372B9"/>
    <w:rPr>
      <w:kern w:val="2"/>
      <w:sz w:val="28"/>
    </w:rPr>
  </w:style>
  <w:style w:type="paragraph" w:styleId="TableofFigures">
    <w:name w:val="table of figures"/>
    <w:basedOn w:val="Normal"/>
    <w:next w:val="Normal"/>
    <w:uiPriority w:val="99"/>
    <w:rsid w:val="00E83C72"/>
    <w:pPr>
      <w:spacing w:line="360" w:lineRule="atLeast"/>
      <w:ind w:hangingChars="200" w:hanging="198"/>
    </w:pPr>
    <w:rPr>
      <w:sz w:val="21"/>
    </w:rPr>
  </w:style>
  <w:style w:type="character" w:customStyle="1" w:styleId="Heading6Char">
    <w:name w:val="Heading 6 Char"/>
    <w:basedOn w:val="DefaultParagraphFont"/>
    <w:link w:val="Heading6"/>
    <w:uiPriority w:val="9"/>
    <w:rsid w:val="00D86657"/>
    <w:rPr>
      <w:rFonts w:asciiTheme="majorHAnsi" w:eastAsiaTheme="majorEastAsia" w:hAnsiTheme="majorHAnsi" w:cstheme="majorBidi"/>
      <w:b/>
      <w:bCs/>
    </w:rPr>
  </w:style>
  <w:style w:type="character" w:customStyle="1" w:styleId="Heading9Char">
    <w:name w:val="Heading 9 Char"/>
    <w:basedOn w:val="DefaultParagraphFont"/>
    <w:link w:val="Heading9"/>
    <w:rsid w:val="0042226C"/>
    <w:rPr>
      <w:rFonts w:asciiTheme="majorHAnsi" w:eastAsiaTheme="majorEastAsia" w:hAnsiTheme="majorHAnsi" w:cstheme="majorBidi"/>
      <w:sz w:val="21"/>
      <w:szCs w:val="21"/>
    </w:rPr>
  </w:style>
  <w:style w:type="paragraph" w:styleId="FootnoteText">
    <w:name w:val="footnote text"/>
    <w:basedOn w:val="Normal"/>
    <w:link w:val="FootnoteTextChar"/>
    <w:unhideWhenUsed/>
    <w:rsid w:val="00650422"/>
    <w:pPr>
      <w:adjustRightInd/>
      <w:spacing w:before="0" w:after="0" w:line="240" w:lineRule="auto"/>
      <w:jc w:val="left"/>
    </w:pPr>
    <w:rPr>
      <w:rFonts w:asciiTheme="minorHAnsi" w:eastAsiaTheme="minorEastAsia" w:hAnsiTheme="minorHAnsi" w:cstheme="minorBidi"/>
      <w:kern w:val="2"/>
      <w:sz w:val="18"/>
      <w:szCs w:val="18"/>
    </w:rPr>
  </w:style>
  <w:style w:type="character" w:customStyle="1" w:styleId="FootnoteTextChar">
    <w:name w:val="Footnote Text Char"/>
    <w:basedOn w:val="DefaultParagraphFont"/>
    <w:link w:val="FootnoteText"/>
    <w:rsid w:val="00650422"/>
    <w:rPr>
      <w:rFonts w:asciiTheme="minorHAnsi" w:eastAsiaTheme="minorEastAsia" w:hAnsiTheme="minorHAnsi" w:cstheme="minorBidi"/>
      <w:kern w:val="2"/>
      <w:sz w:val="18"/>
      <w:szCs w:val="18"/>
    </w:rPr>
  </w:style>
  <w:style w:type="character" w:styleId="FootnoteReference">
    <w:name w:val="footnote reference"/>
    <w:basedOn w:val="DefaultParagraphFont"/>
    <w:unhideWhenUsed/>
    <w:rsid w:val="00650422"/>
    <w:rPr>
      <w:vertAlign w:val="superscript"/>
    </w:rPr>
  </w:style>
  <w:style w:type="character" w:customStyle="1" w:styleId="Heading7Char">
    <w:name w:val="Heading 7 Char"/>
    <w:basedOn w:val="DefaultParagraphFont"/>
    <w:link w:val="Heading7"/>
    <w:uiPriority w:val="9"/>
    <w:rsid w:val="006D7D0C"/>
    <w:rPr>
      <w:rFonts w:eastAsia="仿宋_GB2312"/>
      <w:b/>
      <w:bCs/>
      <w:kern w:val="2"/>
    </w:rPr>
  </w:style>
  <w:style w:type="character" w:customStyle="1" w:styleId="Heading8Char">
    <w:name w:val="Heading 8 Char"/>
    <w:basedOn w:val="DefaultParagraphFont"/>
    <w:link w:val="Heading8"/>
    <w:uiPriority w:val="9"/>
    <w:rsid w:val="006D7D0C"/>
    <w:rPr>
      <w:rFonts w:asciiTheme="majorHAnsi" w:eastAsiaTheme="majorEastAsia" w:hAnsiTheme="majorHAnsi" w:cstheme="majorBidi"/>
      <w:kern w:val="2"/>
    </w:rPr>
  </w:style>
  <w:style w:type="character" w:styleId="CommentReference">
    <w:name w:val="annotation reference"/>
    <w:basedOn w:val="DefaultParagraphFont"/>
    <w:rsid w:val="006D7D0C"/>
    <w:rPr>
      <w:sz w:val="21"/>
      <w:szCs w:val="21"/>
    </w:rPr>
  </w:style>
  <w:style w:type="paragraph" w:styleId="CommentText">
    <w:name w:val="annotation text"/>
    <w:basedOn w:val="Normal"/>
    <w:link w:val="CommentTextChar"/>
    <w:rsid w:val="006D7D0C"/>
    <w:pPr>
      <w:spacing w:before="0" w:after="0" w:line="240" w:lineRule="auto"/>
      <w:jc w:val="left"/>
    </w:pPr>
    <w:rPr>
      <w:rFonts w:eastAsia="仿宋_GB2312"/>
      <w:kern w:val="2"/>
      <w:sz w:val="24"/>
      <w:szCs w:val="20"/>
    </w:rPr>
  </w:style>
  <w:style w:type="character" w:customStyle="1" w:styleId="CommentTextChar">
    <w:name w:val="Comment Text Char"/>
    <w:basedOn w:val="DefaultParagraphFont"/>
    <w:link w:val="CommentText"/>
    <w:rsid w:val="006D7D0C"/>
    <w:rPr>
      <w:rFonts w:eastAsia="仿宋_GB2312"/>
      <w:kern w:val="2"/>
      <w:szCs w:val="20"/>
    </w:rPr>
  </w:style>
  <w:style w:type="paragraph" w:styleId="CommentSubject">
    <w:name w:val="annotation subject"/>
    <w:basedOn w:val="CommentText"/>
    <w:next w:val="CommentText"/>
    <w:link w:val="CommentSubjectChar"/>
    <w:rsid w:val="006D7D0C"/>
    <w:rPr>
      <w:b/>
      <w:bCs/>
    </w:rPr>
  </w:style>
  <w:style w:type="character" w:customStyle="1" w:styleId="CommentSubjectChar">
    <w:name w:val="Comment Subject Char"/>
    <w:basedOn w:val="CommentTextChar"/>
    <w:link w:val="CommentSubject"/>
    <w:rsid w:val="006D7D0C"/>
    <w:rPr>
      <w:rFonts w:eastAsia="仿宋_GB2312"/>
      <w:b/>
      <w:bCs/>
      <w:kern w:val="2"/>
      <w:szCs w:val="20"/>
    </w:rPr>
  </w:style>
  <w:style w:type="paragraph" w:styleId="Revision">
    <w:name w:val="Revision"/>
    <w:hidden/>
    <w:uiPriority w:val="99"/>
    <w:semiHidden/>
    <w:rsid w:val="006D7D0C"/>
    <w:rPr>
      <w:kern w:val="2"/>
      <w:szCs w:val="20"/>
    </w:rPr>
  </w:style>
  <w:style w:type="character" w:styleId="PlaceholderText">
    <w:name w:val="Placeholder Text"/>
    <w:basedOn w:val="DefaultParagraphFont"/>
    <w:uiPriority w:val="99"/>
    <w:semiHidden/>
    <w:rsid w:val="006D7D0C"/>
    <w:rPr>
      <w:color w:val="808080"/>
    </w:rPr>
  </w:style>
  <w:style w:type="paragraph" w:styleId="BodyTextIndent">
    <w:name w:val="Body Text Indent"/>
    <w:basedOn w:val="Normal"/>
    <w:link w:val="BodyTextIndentChar"/>
    <w:locked/>
    <w:rsid w:val="006D7D0C"/>
    <w:pPr>
      <w:spacing w:after="120"/>
      <w:ind w:leftChars="200" w:left="420"/>
    </w:pPr>
  </w:style>
  <w:style w:type="character" w:customStyle="1" w:styleId="BodyTextIndentChar">
    <w:name w:val="Body Text Indent Char"/>
    <w:basedOn w:val="DefaultParagraphFont"/>
    <w:link w:val="BodyTextIndent"/>
    <w:rsid w:val="006D7D0C"/>
    <w:rPr>
      <w:sz w:val="28"/>
    </w:rPr>
  </w:style>
  <w:style w:type="paragraph" w:styleId="NormalWeb">
    <w:name w:val="Normal (Web)"/>
    <w:basedOn w:val="Normal"/>
    <w:locked/>
    <w:rsid w:val="006D7D0C"/>
    <w:rPr>
      <w:sz w:val="24"/>
    </w:rPr>
  </w:style>
  <w:style w:type="paragraph" w:styleId="NoSpacing">
    <w:name w:val="No Spacing"/>
    <w:uiPriority w:val="1"/>
    <w:qFormat/>
    <w:rsid w:val="006D7D0C"/>
    <w:pPr>
      <w:widowControl w:val="0"/>
      <w:jc w:val="both"/>
    </w:pPr>
    <w:rPr>
      <w:kern w:val="2"/>
    </w:rPr>
  </w:style>
  <w:style w:type="character" w:styleId="IntenseEmphasis">
    <w:name w:val="Intense Emphasis"/>
    <w:basedOn w:val="DefaultParagraphFont"/>
    <w:uiPriority w:val="21"/>
    <w:qFormat/>
    <w:locked/>
    <w:rsid w:val="006D7D0C"/>
    <w:rPr>
      <w:b/>
      <w:bCs/>
      <w:i/>
      <w:iCs/>
      <w:color w:val="4F81BD" w:themeColor="accent1"/>
    </w:rPr>
  </w:style>
  <w:style w:type="character" w:styleId="Strong">
    <w:name w:val="Strong"/>
    <w:basedOn w:val="DefaultParagraphFont"/>
    <w:qFormat/>
    <w:locked/>
    <w:rsid w:val="006D7D0C"/>
    <w:rPr>
      <w:b/>
      <w:bCs/>
    </w:rPr>
  </w:style>
  <w:style w:type="character" w:styleId="Emphasis">
    <w:name w:val="Emphasis"/>
    <w:basedOn w:val="DefaultParagraphFont"/>
    <w:qFormat/>
    <w:locked/>
    <w:rsid w:val="006D7D0C"/>
    <w:rPr>
      <w:i/>
      <w:iCs/>
    </w:rPr>
  </w:style>
  <w:style w:type="paragraph" w:styleId="PlainText">
    <w:name w:val="Plain Text"/>
    <w:basedOn w:val="Normal"/>
    <w:link w:val="PlainTextChar"/>
    <w:uiPriority w:val="99"/>
    <w:locked/>
    <w:rsid w:val="006D7D0C"/>
    <w:rPr>
      <w:rFonts w:ascii="宋体" w:hAnsi="Courier New" w:cs="Courier New"/>
      <w:sz w:val="21"/>
      <w:szCs w:val="21"/>
    </w:rPr>
  </w:style>
  <w:style w:type="character" w:customStyle="1" w:styleId="PlainTextChar">
    <w:name w:val="Plain Text Char"/>
    <w:basedOn w:val="DefaultParagraphFont"/>
    <w:link w:val="PlainText"/>
    <w:uiPriority w:val="99"/>
    <w:rsid w:val="006D7D0C"/>
    <w:rPr>
      <w:rFonts w:ascii="宋体" w:hAnsi="Courier New" w:cs="Courier New"/>
      <w:sz w:val="21"/>
      <w:szCs w:val="21"/>
    </w:rPr>
  </w:style>
  <w:style w:type="paragraph" w:styleId="NormalIndent">
    <w:name w:val="Normal Indent"/>
    <w:basedOn w:val="Normal"/>
    <w:locked/>
    <w:rsid w:val="006D7D0C"/>
    <w:pPr>
      <w:ind w:firstLineChars="200" w:firstLine="420"/>
    </w:pPr>
  </w:style>
  <w:style w:type="paragraph" w:styleId="Date">
    <w:name w:val="Date"/>
    <w:basedOn w:val="Normal"/>
    <w:next w:val="Normal"/>
    <w:link w:val="DateChar"/>
    <w:locked/>
    <w:rsid w:val="006D7D0C"/>
    <w:pPr>
      <w:ind w:leftChars="2500" w:left="100"/>
    </w:pPr>
  </w:style>
  <w:style w:type="character" w:customStyle="1" w:styleId="DateChar">
    <w:name w:val="Date Char"/>
    <w:basedOn w:val="DefaultParagraphFont"/>
    <w:link w:val="Date"/>
    <w:rsid w:val="006D7D0C"/>
    <w:rPr>
      <w:sz w:val="28"/>
    </w:rPr>
  </w:style>
  <w:style w:type="character" w:styleId="FollowedHyperlink">
    <w:name w:val="FollowedHyperlink"/>
    <w:rsid w:val="006D7D0C"/>
    <w:rPr>
      <w:color w:val="800080"/>
      <w:u w:val="single"/>
    </w:rPr>
  </w:style>
  <w:style w:type="paragraph" w:styleId="TOC4">
    <w:name w:val="toc 4"/>
    <w:basedOn w:val="Normal"/>
    <w:next w:val="Normal"/>
    <w:autoRedefine/>
    <w:uiPriority w:val="39"/>
    <w:locked/>
    <w:rsid w:val="006D7D0C"/>
    <w:pPr>
      <w:ind w:leftChars="600" w:left="1260"/>
    </w:pPr>
  </w:style>
  <w:style w:type="paragraph" w:styleId="TOC5">
    <w:name w:val="toc 5"/>
    <w:basedOn w:val="Normal"/>
    <w:next w:val="Normal"/>
    <w:autoRedefine/>
    <w:uiPriority w:val="39"/>
    <w:locked/>
    <w:rsid w:val="006D7D0C"/>
    <w:pPr>
      <w:ind w:leftChars="800" w:left="1680"/>
    </w:pPr>
  </w:style>
  <w:style w:type="paragraph" w:styleId="TOC6">
    <w:name w:val="toc 6"/>
    <w:basedOn w:val="Normal"/>
    <w:next w:val="Normal"/>
    <w:autoRedefine/>
    <w:uiPriority w:val="39"/>
    <w:locked/>
    <w:rsid w:val="006D7D0C"/>
    <w:pPr>
      <w:ind w:leftChars="1000" w:left="2100"/>
    </w:pPr>
  </w:style>
  <w:style w:type="paragraph" w:styleId="TOC7">
    <w:name w:val="toc 7"/>
    <w:basedOn w:val="Normal"/>
    <w:next w:val="Normal"/>
    <w:autoRedefine/>
    <w:uiPriority w:val="39"/>
    <w:locked/>
    <w:rsid w:val="006D7D0C"/>
    <w:pPr>
      <w:ind w:leftChars="1200" w:left="2520"/>
    </w:pPr>
  </w:style>
  <w:style w:type="paragraph" w:styleId="TOC8">
    <w:name w:val="toc 8"/>
    <w:basedOn w:val="Normal"/>
    <w:next w:val="Normal"/>
    <w:autoRedefine/>
    <w:uiPriority w:val="39"/>
    <w:locked/>
    <w:rsid w:val="006D7D0C"/>
    <w:pPr>
      <w:ind w:leftChars="1400" w:left="2940"/>
    </w:pPr>
  </w:style>
  <w:style w:type="paragraph" w:styleId="TOC9">
    <w:name w:val="toc 9"/>
    <w:basedOn w:val="Normal"/>
    <w:next w:val="Normal"/>
    <w:autoRedefine/>
    <w:uiPriority w:val="39"/>
    <w:locked/>
    <w:rsid w:val="006D7D0C"/>
    <w:pPr>
      <w:ind w:leftChars="1600" w:left="3360"/>
    </w:pPr>
  </w:style>
  <w:style w:type="table" w:styleId="TableElegant">
    <w:name w:val="Table Elegant"/>
    <w:basedOn w:val="TableNormal"/>
    <w:locked/>
    <w:rsid w:val="006D7D0C"/>
    <w:pPr>
      <w:widowControl w:val="0"/>
      <w:adjustRightInd w:val="0"/>
      <w:snapToGrid w:val="0"/>
      <w:spacing w:before="20" w:after="20" w:line="440" w:lineRule="atLeas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LightGrid-Accent5">
    <w:name w:val="Light Grid Accent 5"/>
    <w:basedOn w:val="TableNormal"/>
    <w:uiPriority w:val="62"/>
    <w:locked/>
    <w:rsid w:val="006D7D0C"/>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TableSimple1">
    <w:name w:val="Table Simple 1"/>
    <w:basedOn w:val="TableNormal"/>
    <w:locked/>
    <w:rsid w:val="006D7D0C"/>
    <w:pPr>
      <w:widowControl w:val="0"/>
      <w:adjustRightInd w:val="0"/>
      <w:snapToGrid w:val="0"/>
      <w:spacing w:before="20" w:after="20" w:line="440" w:lineRule="atLeas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Columns5">
    <w:name w:val="Table Columns 5"/>
    <w:basedOn w:val="TableNormal"/>
    <w:locked/>
    <w:rsid w:val="006D7D0C"/>
    <w:pPr>
      <w:widowControl w:val="0"/>
      <w:adjustRightInd w:val="0"/>
      <w:snapToGrid w:val="0"/>
      <w:spacing w:before="20" w:after="20" w:line="440" w:lineRule="atLeas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List5">
    <w:name w:val="Table List 5"/>
    <w:basedOn w:val="TableNormal"/>
    <w:locked/>
    <w:rsid w:val="006D7D0C"/>
    <w:pPr>
      <w:widowControl w:val="0"/>
      <w:adjustRightInd w:val="0"/>
      <w:snapToGrid w:val="0"/>
      <w:spacing w:before="20" w:after="20" w:line="44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LightList-Accent5">
    <w:name w:val="Light List Accent 5"/>
    <w:basedOn w:val="TableNormal"/>
    <w:uiPriority w:val="61"/>
    <w:locked/>
    <w:rsid w:val="006D7D0C"/>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3">
    <w:name w:val="Light List Accent 3"/>
    <w:basedOn w:val="TableNormal"/>
    <w:uiPriority w:val="61"/>
    <w:locked/>
    <w:rsid w:val="006D7D0C"/>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numbering" w:styleId="1ai">
    <w:name w:val="Outline List 1"/>
    <w:basedOn w:val="NoList"/>
    <w:locked/>
    <w:rsid w:val="006D7D0C"/>
  </w:style>
  <w:style w:type="numbering" w:styleId="111111">
    <w:name w:val="Outline List 2"/>
    <w:basedOn w:val="NoList"/>
    <w:locked/>
    <w:rsid w:val="006D7D0C"/>
  </w:style>
  <w:style w:type="paragraph" w:styleId="TOCHeading">
    <w:name w:val="TOC Heading"/>
    <w:basedOn w:val="Heading1"/>
    <w:next w:val="Normal"/>
    <w:uiPriority w:val="39"/>
    <w:unhideWhenUsed/>
    <w:qFormat/>
    <w:rsid w:val="006D7D0C"/>
    <w:pPr>
      <w:keepNext/>
      <w:keepLines/>
      <w:widowControl/>
      <w:numPr>
        <w:numId w:val="0"/>
      </w:numPr>
      <w:adjustRightInd/>
      <w:snapToGrid/>
      <w:spacing w:beforeLines="5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Subtitle">
    <w:name w:val="Subtitle"/>
    <w:basedOn w:val="Normal"/>
    <w:next w:val="Normal"/>
    <w:link w:val="SubtitleChar"/>
    <w:qFormat/>
    <w:locked/>
    <w:rsid w:val="006D7D0C"/>
    <w:pPr>
      <w:spacing w:before="240" w:after="60" w:line="312" w:lineRule="atLeast"/>
      <w:jc w:val="center"/>
      <w:outlineLvl w:val="1"/>
    </w:pPr>
    <w:rPr>
      <w:rFonts w:asciiTheme="majorHAnsi" w:hAnsiTheme="majorHAnsi" w:cstheme="majorBidi"/>
      <w:b/>
      <w:bCs/>
      <w:kern w:val="28"/>
      <w:sz w:val="32"/>
      <w:szCs w:val="32"/>
    </w:rPr>
  </w:style>
  <w:style w:type="character" w:customStyle="1" w:styleId="SubtitleChar">
    <w:name w:val="Subtitle Char"/>
    <w:basedOn w:val="DefaultParagraphFont"/>
    <w:link w:val="Subtitle"/>
    <w:rsid w:val="006D7D0C"/>
    <w:rPr>
      <w:rFonts w:asciiTheme="majorHAnsi" w:hAnsiTheme="majorHAnsi" w:cstheme="majorBidi"/>
      <w:b/>
      <w:bCs/>
      <w:kern w:val="28"/>
      <w:sz w:val="32"/>
      <w:szCs w:val="32"/>
    </w:rPr>
  </w:style>
  <w:style w:type="paragraph" w:styleId="Title">
    <w:name w:val="Title"/>
    <w:basedOn w:val="Normal"/>
    <w:next w:val="Normal"/>
    <w:link w:val="TitleChar"/>
    <w:uiPriority w:val="10"/>
    <w:qFormat/>
    <w:rsid w:val="00637F8B"/>
    <w:pPr>
      <w:spacing w:before="240" w:after="60"/>
      <w:jc w:val="center"/>
      <w:outlineLvl w:val="0"/>
    </w:pPr>
    <w:rPr>
      <w:rFonts w:asciiTheme="majorHAnsi" w:hAnsiTheme="majorHAnsi" w:cstheme="majorBidi"/>
      <w:b/>
      <w:bCs/>
      <w:sz w:val="32"/>
      <w:szCs w:val="32"/>
    </w:rPr>
  </w:style>
  <w:style w:type="character" w:customStyle="1" w:styleId="TitleChar">
    <w:name w:val="Title Char"/>
    <w:basedOn w:val="DefaultParagraphFont"/>
    <w:link w:val="Title"/>
    <w:rsid w:val="00637F8B"/>
    <w:rPr>
      <w:rFonts w:asciiTheme="majorHAnsi" w:hAnsiTheme="majorHAnsi" w:cstheme="majorBidi"/>
      <w:b/>
      <w:bCs/>
      <w:sz w:val="32"/>
      <w:szCs w:val="32"/>
    </w:rPr>
  </w:style>
  <w:style w:type="paragraph" w:styleId="EndnoteText">
    <w:name w:val="endnote text"/>
    <w:basedOn w:val="Normal"/>
    <w:link w:val="EndnoteTextChar"/>
    <w:semiHidden/>
    <w:unhideWhenUsed/>
    <w:rsid w:val="0017186C"/>
    <w:pPr>
      <w:jc w:val="left"/>
    </w:pPr>
  </w:style>
  <w:style w:type="character" w:customStyle="1" w:styleId="EndnoteTextChar">
    <w:name w:val="Endnote Text Char"/>
    <w:basedOn w:val="DefaultParagraphFont"/>
    <w:link w:val="EndnoteText"/>
    <w:semiHidden/>
    <w:rsid w:val="0017186C"/>
    <w:rPr>
      <w:sz w:val="28"/>
    </w:rPr>
  </w:style>
  <w:style w:type="character" w:styleId="EndnoteReference">
    <w:name w:val="endnote reference"/>
    <w:basedOn w:val="DefaultParagraphFont"/>
    <w:semiHidden/>
    <w:unhideWhenUsed/>
    <w:rsid w:val="0017186C"/>
    <w:rPr>
      <w:vertAlign w:val="superscript"/>
    </w:rPr>
  </w:style>
  <w:style w:type="character" w:styleId="SubtleReference">
    <w:name w:val="Subtle Reference"/>
    <w:basedOn w:val="DefaultParagraphFont"/>
    <w:uiPriority w:val="31"/>
    <w:qFormat/>
    <w:locked/>
    <w:rsid w:val="002E6399"/>
    <w:rPr>
      <w:smallCaps/>
      <w:color w:val="C0504D" w:themeColor="accent2"/>
      <w:u w:val="single"/>
    </w:rPr>
  </w:style>
  <w:style w:type="character" w:styleId="SubtleEmphasis">
    <w:name w:val="Subtle Emphasis"/>
    <w:basedOn w:val="DefaultParagraphFont"/>
    <w:uiPriority w:val="19"/>
    <w:qFormat/>
    <w:locked/>
    <w:rsid w:val="009577ED"/>
    <w:rPr>
      <w:i/>
      <w:iCs/>
      <w:color w:val="808080" w:themeColor="text1" w:themeTint="7F"/>
    </w:rPr>
  </w:style>
  <w:style w:type="character" w:styleId="BookTitle">
    <w:name w:val="Book Title"/>
    <w:basedOn w:val="DefaultParagraphFont"/>
    <w:uiPriority w:val="33"/>
    <w:qFormat/>
    <w:locked/>
    <w:rsid w:val="00971A60"/>
    <w:rPr>
      <w:b/>
      <w:bCs/>
      <w:smallCaps/>
      <w:spacing w:val="5"/>
    </w:rPr>
  </w:style>
  <w:style w:type="paragraph" w:customStyle="1" w:styleId="CSSC1">
    <w:name w:val="CSSC编号1"/>
    <w:basedOn w:val="Normal"/>
    <w:next w:val="CSSC0"/>
    <w:rsid w:val="000461AE"/>
    <w:pPr>
      <w:numPr>
        <w:ilvl w:val="6"/>
        <w:numId w:val="1"/>
      </w:numPr>
    </w:pPr>
    <w:rPr>
      <w:rFonts w:eastAsia="仿宋_GB2312"/>
    </w:rPr>
  </w:style>
  <w:style w:type="paragraph" w:customStyle="1" w:styleId="CSSC2">
    <w:name w:val="CSSC编号2"/>
    <w:basedOn w:val="Normal"/>
    <w:next w:val="CSSC0"/>
    <w:qFormat/>
    <w:rsid w:val="000461AE"/>
    <w:pPr>
      <w:numPr>
        <w:ilvl w:val="7"/>
        <w:numId w:val="1"/>
      </w:numPr>
    </w:pPr>
    <w:rPr>
      <w:rFonts w:eastAsia="仿宋_GB2312" w:cs="Arial"/>
    </w:rPr>
  </w:style>
  <w:style w:type="paragraph" w:customStyle="1" w:styleId="CSSC3">
    <w:name w:val="CSSC编号3"/>
    <w:basedOn w:val="Normal"/>
    <w:next w:val="CSSC0"/>
    <w:qFormat/>
    <w:rsid w:val="000461AE"/>
    <w:pPr>
      <w:numPr>
        <w:ilvl w:val="8"/>
        <w:numId w:val="1"/>
      </w:numPr>
    </w:pPr>
    <w:rPr>
      <w:rFonts w:eastAsia="仿宋_GB2312" w:cs="Ari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sz w:val="24"/>
        <w:szCs w:val="24"/>
        <w:lang w:val="en-US" w:eastAsia="zh-CN" w:bidi="ar-SA"/>
      </w:rPr>
    </w:rPrDefault>
    <w:pPrDefault/>
  </w:docDefaults>
  <w:latentStyles w:defLockedState="1" w:defUIPriority="0" w:defSemiHidden="1" w:defUnhideWhenUsed="1" w:defQFormat="0" w:count="267">
    <w:lsdException w:name="Normal" w:locked="0" w:semiHidden="0" w:unhideWhenUsed="0" w:qFormat="1"/>
    <w:lsdException w:name="heading 1" w:locked="0" w:semiHidden="0" w:unhideWhenUsed="0" w:qFormat="1"/>
    <w:lsdException w:name="heading 2" w:locked="0" w:semiHidden="0" w:unhideWhenUsed="0" w:qFormat="1"/>
    <w:lsdException w:name="heading 3" w:locked="0" w:semiHidden="0" w:unhideWhenUsed="0" w:qFormat="1"/>
    <w:lsdException w:name="heading 4" w:locked="0" w:semiHidden="0" w:unhideWhenUsed="0" w:qFormat="1"/>
    <w:lsdException w:name="heading 5" w:locked="0" w:qFormat="1"/>
    <w:lsdException w:name="heading 6" w:locked="0" w:qFormat="1"/>
    <w:lsdException w:name="heading 7" w:locked="0" w:qFormat="1"/>
    <w:lsdException w:name="heading 8" w:locked="0" w:qFormat="1"/>
    <w:lsdException w:name="heading 9" w:locked="0" w:qFormat="1"/>
    <w:lsdException w:name="toc 1" w:locked="0" w:uiPriority="39" w:qFormat="1"/>
    <w:lsdException w:name="toc 2" w:locked="0" w:uiPriority="39" w:qFormat="1"/>
    <w:lsdException w:name="toc 3" w:locked="0"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locked="0"/>
    <w:lsdException w:name="annotation text" w:locked="0"/>
    <w:lsdException w:name="header" w:locked="0"/>
    <w:lsdException w:name="footer" w:locked="0"/>
    <w:lsdException w:name="caption" w:locked="0" w:qFormat="1"/>
    <w:lsdException w:name="table of figures" w:locked="0" w:uiPriority="99"/>
    <w:lsdException w:name="footnote reference" w:locked="0"/>
    <w:lsdException w:name="annotation reference" w:locked="0"/>
    <w:lsdException w:name="line number" w:locked="0"/>
    <w:lsdException w:name="page number" w:locked="0"/>
    <w:lsdException w:name="endnote reference" w:locked="0"/>
    <w:lsdException w:name="endnote text" w:locked="0"/>
    <w:lsdException w:name="macro" w:locked="0"/>
    <w:lsdException w:name="List Number" w:semiHidden="0" w:unhideWhenUsed="0"/>
    <w:lsdException w:name="List 4" w:semiHidden="0" w:unhideWhenUsed="0"/>
    <w:lsdException w:name="List 5" w:semiHidden="0" w:unhideWhenUsed="0"/>
    <w:lsdException w:name="Title" w:locked="0" w:semiHidden="0" w:uiPriority="10" w:unhideWhenUsed="0" w:qFormat="1"/>
    <w:lsdException w:name="Default Paragraph Font" w:locked="0"/>
    <w:lsdException w:name="Subtitle" w:semiHidden="0" w:unhideWhenUsed="0" w:qFormat="1"/>
    <w:lsdException w:name="Salutation" w:semiHidden="0" w:unhideWhenUsed="0"/>
    <w:lsdException w:name="Date" w:semiHidden="0" w:unhideWhenUsed="0"/>
    <w:lsdException w:name="Body Text First Indent" w:locked="0" w:semiHidden="0" w:unhideWhenUsed="0"/>
    <w:lsdException w:name="Hyperlink" w:locked="0" w:uiPriority="99"/>
    <w:lsdException w:name="FollowedHyperlink" w:locked="0"/>
    <w:lsdException w:name="Strong" w:semiHidden="0" w:unhideWhenUsed="0" w:qFormat="1"/>
    <w:lsdException w:name="Emphasis" w:semiHidden="0" w:unhideWhenUsed="0" w:qFormat="1"/>
    <w:lsdException w:name="Document Map" w:locked="0"/>
    <w:lsdException w:name="HTML Top of Form" w:locked="0"/>
    <w:lsdException w:name="HTML Bottom of Form" w:locked="0"/>
    <w:lsdException w:name="Normal Table" w:locked="0"/>
    <w:lsdException w:name="annotation subject" w:locked="0"/>
    <w:lsdException w:name="No List" w:locked="0" w:uiPriority="99"/>
    <w:lsdException w:name="Outline List 3" w:locked="0"/>
    <w:lsdException w:name="Balloon Text" w:locked="0"/>
    <w:lsdException w:name="Table Grid" w:semiHidden="0" w:unhideWhenUsed="0"/>
    <w:lsdException w:name="Table Theme" w:locked="0"/>
    <w:lsdException w:name="Placeholder Text" w:locked="0" w:uiPriority="99"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locked="0" w:uiPriority="37"/>
    <w:lsdException w:name="TOC Heading" w:locked="0" w:uiPriority="39" w:qFormat="1"/>
  </w:latentStyles>
  <w:style w:type="paragraph" w:default="1" w:styleId="a2">
    <w:name w:val="Normal"/>
    <w:qFormat/>
    <w:rsid w:val="000674A2"/>
    <w:pPr>
      <w:widowControl w:val="0"/>
      <w:adjustRightInd w:val="0"/>
      <w:snapToGrid w:val="0"/>
      <w:spacing w:before="20" w:after="20" w:line="440" w:lineRule="atLeast"/>
      <w:jc w:val="both"/>
    </w:pPr>
    <w:rPr>
      <w:sz w:val="28"/>
    </w:rPr>
  </w:style>
  <w:style w:type="paragraph" w:styleId="1">
    <w:name w:val="heading 1"/>
    <w:basedOn w:val="a2"/>
    <w:next w:val="CSSC0"/>
    <w:qFormat/>
    <w:rsid w:val="00637F8B"/>
    <w:pPr>
      <w:numPr>
        <w:numId w:val="1"/>
      </w:numPr>
      <w:spacing w:before="240" w:after="240"/>
      <w:outlineLvl w:val="0"/>
    </w:pPr>
    <w:rPr>
      <w:rFonts w:eastAsia="黑体"/>
      <w:bCs/>
      <w:kern w:val="44"/>
      <w:sz w:val="32"/>
      <w:szCs w:val="44"/>
    </w:rPr>
  </w:style>
  <w:style w:type="paragraph" w:styleId="21">
    <w:name w:val="heading 2"/>
    <w:basedOn w:val="a2"/>
    <w:next w:val="CSSC0"/>
    <w:qFormat/>
    <w:rsid w:val="005F3D31"/>
    <w:pPr>
      <w:keepNext/>
      <w:keepLines/>
      <w:numPr>
        <w:ilvl w:val="1"/>
        <w:numId w:val="1"/>
      </w:numPr>
      <w:spacing w:before="120" w:after="120"/>
      <w:outlineLvl w:val="1"/>
    </w:pPr>
    <w:rPr>
      <w:rFonts w:eastAsia="黑体"/>
      <w:bCs/>
      <w:sz w:val="32"/>
      <w:szCs w:val="30"/>
    </w:rPr>
  </w:style>
  <w:style w:type="paragraph" w:styleId="31">
    <w:name w:val="heading 3"/>
    <w:basedOn w:val="a2"/>
    <w:next w:val="CSSC0"/>
    <w:link w:val="3Char"/>
    <w:qFormat/>
    <w:rsid w:val="00A372B9"/>
    <w:pPr>
      <w:numPr>
        <w:ilvl w:val="2"/>
        <w:numId w:val="1"/>
      </w:numPr>
      <w:outlineLvl w:val="2"/>
    </w:pPr>
    <w:rPr>
      <w:rFonts w:eastAsia="黑体"/>
      <w:sz w:val="30"/>
    </w:rPr>
  </w:style>
  <w:style w:type="paragraph" w:styleId="41">
    <w:name w:val="heading 4"/>
    <w:basedOn w:val="a2"/>
    <w:next w:val="CSSC0"/>
    <w:qFormat/>
    <w:rsid w:val="00A372B9"/>
    <w:pPr>
      <w:keepNext/>
      <w:keepLines/>
      <w:numPr>
        <w:ilvl w:val="3"/>
        <w:numId w:val="1"/>
      </w:numPr>
      <w:spacing w:beforeLines="50" w:afterLines="50"/>
      <w:outlineLvl w:val="3"/>
    </w:pPr>
    <w:rPr>
      <w:rFonts w:eastAsia="黑体"/>
      <w:bCs/>
      <w:szCs w:val="28"/>
    </w:rPr>
  </w:style>
  <w:style w:type="paragraph" w:styleId="51">
    <w:name w:val="heading 5"/>
    <w:basedOn w:val="a2"/>
    <w:next w:val="CSSC0"/>
    <w:link w:val="5Char"/>
    <w:qFormat/>
    <w:rsid w:val="00927B6A"/>
    <w:pPr>
      <w:keepNext/>
      <w:keepLines/>
      <w:numPr>
        <w:ilvl w:val="4"/>
        <w:numId w:val="1"/>
      </w:numPr>
      <w:spacing w:before="100" w:after="100"/>
      <w:outlineLvl w:val="4"/>
    </w:pPr>
    <w:rPr>
      <w:rFonts w:eastAsia="黑体"/>
      <w:bCs/>
      <w:szCs w:val="28"/>
    </w:rPr>
  </w:style>
  <w:style w:type="paragraph" w:styleId="6">
    <w:name w:val="heading 6"/>
    <w:basedOn w:val="a2"/>
    <w:next w:val="CSSC0"/>
    <w:link w:val="6Char"/>
    <w:qFormat/>
    <w:rsid w:val="00A372B9"/>
    <w:pPr>
      <w:keepNext/>
      <w:keepLines/>
      <w:numPr>
        <w:ilvl w:val="5"/>
        <w:numId w:val="1"/>
      </w:numPr>
      <w:spacing w:before="240" w:after="64" w:line="320" w:lineRule="atLeast"/>
      <w:outlineLvl w:val="5"/>
    </w:pPr>
    <w:rPr>
      <w:rFonts w:asciiTheme="majorHAnsi" w:eastAsiaTheme="majorEastAsia" w:hAnsiTheme="majorHAnsi" w:cstheme="majorBidi"/>
      <w:b/>
      <w:bCs/>
      <w:sz w:val="24"/>
    </w:rPr>
  </w:style>
  <w:style w:type="paragraph" w:styleId="7">
    <w:name w:val="heading 7"/>
    <w:basedOn w:val="a2"/>
    <w:next w:val="a2"/>
    <w:link w:val="7Char"/>
    <w:unhideWhenUsed/>
    <w:qFormat/>
    <w:rsid w:val="006D7D0C"/>
    <w:pPr>
      <w:keepNext/>
      <w:keepLines/>
      <w:adjustRightInd/>
      <w:snapToGrid/>
      <w:spacing w:beforeLines="50" w:after="64" w:line="320" w:lineRule="atLeast"/>
      <w:ind w:left="1154" w:hanging="1296"/>
      <w:outlineLvl w:val="6"/>
    </w:pPr>
    <w:rPr>
      <w:rFonts w:eastAsia="仿宋_GB2312"/>
      <w:b/>
      <w:bCs/>
      <w:kern w:val="2"/>
      <w:sz w:val="24"/>
    </w:rPr>
  </w:style>
  <w:style w:type="paragraph" w:styleId="8">
    <w:name w:val="heading 8"/>
    <w:basedOn w:val="a2"/>
    <w:next w:val="a2"/>
    <w:link w:val="8Char"/>
    <w:unhideWhenUsed/>
    <w:qFormat/>
    <w:rsid w:val="006D7D0C"/>
    <w:pPr>
      <w:keepNext/>
      <w:keepLines/>
      <w:adjustRightInd/>
      <w:snapToGrid/>
      <w:spacing w:beforeLines="50" w:after="64" w:line="320" w:lineRule="atLeast"/>
      <w:ind w:left="1298" w:hanging="1440"/>
      <w:outlineLvl w:val="7"/>
    </w:pPr>
    <w:rPr>
      <w:rFonts w:asciiTheme="majorHAnsi" w:eastAsiaTheme="majorEastAsia" w:hAnsiTheme="majorHAnsi" w:cstheme="majorBidi"/>
      <w:kern w:val="2"/>
      <w:sz w:val="24"/>
    </w:rPr>
  </w:style>
  <w:style w:type="paragraph" w:styleId="9">
    <w:name w:val="heading 9"/>
    <w:basedOn w:val="a2"/>
    <w:next w:val="a2"/>
    <w:link w:val="9Char"/>
    <w:unhideWhenUsed/>
    <w:qFormat/>
    <w:rsid w:val="0042226C"/>
    <w:pPr>
      <w:keepNext/>
      <w:keepLines/>
      <w:spacing w:before="240" w:after="64" w:line="320" w:lineRule="atLeast"/>
      <w:outlineLvl w:val="8"/>
    </w:pPr>
    <w:rPr>
      <w:rFonts w:asciiTheme="majorHAnsi" w:eastAsiaTheme="majorEastAsia" w:hAnsiTheme="majorHAnsi" w:cstheme="majorBidi"/>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CSSC0">
    <w:name w:val="CSSC正文"/>
    <w:basedOn w:val="CSSC1"/>
    <w:qFormat/>
    <w:rsid w:val="00DD0719"/>
    <w:pPr>
      <w:ind w:firstLineChars="200" w:firstLine="200"/>
    </w:pPr>
  </w:style>
  <w:style w:type="character" w:customStyle="1" w:styleId="5Char">
    <w:name w:val="标题 5 Char"/>
    <w:basedOn w:val="a3"/>
    <w:link w:val="51"/>
    <w:rsid w:val="00927B6A"/>
    <w:rPr>
      <w:rFonts w:eastAsia="黑体"/>
      <w:bCs/>
      <w:sz w:val="28"/>
      <w:szCs w:val="28"/>
    </w:rPr>
  </w:style>
  <w:style w:type="character" w:customStyle="1" w:styleId="3Char">
    <w:name w:val="标题 3 Char"/>
    <w:link w:val="31"/>
    <w:rsid w:val="00A372B9"/>
    <w:rPr>
      <w:rFonts w:eastAsia="黑体"/>
      <w:sz w:val="30"/>
    </w:rPr>
  </w:style>
  <w:style w:type="table" w:customStyle="1" w:styleId="CSSC2">
    <w:name w:val="CSSC表格"/>
    <w:basedOn w:val="a4"/>
    <w:rsid w:val="00B10BF6"/>
    <w:pPr>
      <w:widowControl w:val="0"/>
      <w:adjustRightInd w:val="0"/>
      <w:snapToGrid w:val="0"/>
      <w:spacing w:before="20" w:after="20"/>
      <w:jc w:val="both"/>
    </w:pPr>
    <w:rPr>
      <w:rFonts w:eastAsiaTheme="minorEastAsia"/>
    </w:rPr>
    <w:tblPr>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57" w:type="dxa"/>
        <w:right w:w="57" w:type="dxa"/>
      </w:tblCellMar>
    </w:tblPr>
    <w:trPr>
      <w:tblHeader/>
      <w:jc w:val="center"/>
    </w:trPr>
    <w:tcPr>
      <w:tcMar>
        <w:left w:w="28" w:type="dxa"/>
        <w:right w:w="28" w:type="dxa"/>
      </w:tcMar>
      <w:vAlign w:val="center"/>
    </w:tcPr>
    <w:tblStylePr w:type="firstRow">
      <w:pPr>
        <w:wordWrap/>
        <w:jc w:val="center"/>
      </w:pPr>
      <w:rPr>
        <w:rFonts w:ascii="Arial" w:eastAsia="宋体" w:hAnsi="Arial"/>
        <w:sz w:val="24"/>
      </w:rPr>
    </w:tblStylePr>
    <w:tblStylePr w:type="firstCol">
      <w:pPr>
        <w:wordWrap/>
        <w:jc w:val="center"/>
      </w:pPr>
    </w:tblStylePr>
  </w:style>
  <w:style w:type="paragraph" w:styleId="a6">
    <w:name w:val="caption"/>
    <w:basedOn w:val="a2"/>
    <w:next w:val="CSSC0"/>
    <w:qFormat/>
    <w:rsid w:val="005F3D31"/>
    <w:pPr>
      <w:spacing w:line="240" w:lineRule="auto"/>
      <w:jc w:val="center"/>
    </w:pPr>
    <w:rPr>
      <w:rFonts w:eastAsia="黑体" w:cs="Arial"/>
      <w:sz w:val="21"/>
    </w:rPr>
  </w:style>
  <w:style w:type="paragraph" w:customStyle="1" w:styleId="a7">
    <w:name w:val="附录"/>
    <w:basedOn w:val="a2"/>
    <w:rsid w:val="00826A06"/>
    <w:pPr>
      <w:spacing w:beforeLines="50" w:afterLines="50"/>
      <w:ind w:firstLineChars="200" w:firstLine="200"/>
      <w:outlineLvl w:val="0"/>
    </w:pPr>
    <w:rPr>
      <w:rFonts w:eastAsia="黑体" w:cs="Arial"/>
      <w:b/>
      <w:sz w:val="32"/>
    </w:rPr>
  </w:style>
  <w:style w:type="paragraph" w:styleId="a8">
    <w:name w:val="footer"/>
    <w:basedOn w:val="a2"/>
    <w:rsid w:val="00C357D9"/>
    <w:pPr>
      <w:tabs>
        <w:tab w:val="center" w:pos="4153"/>
        <w:tab w:val="right" w:pos="8306"/>
      </w:tabs>
      <w:jc w:val="left"/>
    </w:pPr>
    <w:rPr>
      <w:sz w:val="18"/>
      <w:szCs w:val="18"/>
    </w:rPr>
  </w:style>
  <w:style w:type="character" w:styleId="a9">
    <w:name w:val="page number"/>
    <w:basedOn w:val="a3"/>
    <w:rsid w:val="00C357D9"/>
  </w:style>
  <w:style w:type="paragraph" w:styleId="11">
    <w:name w:val="toc 1"/>
    <w:basedOn w:val="a2"/>
    <w:next w:val="a2"/>
    <w:autoRedefine/>
    <w:uiPriority w:val="39"/>
    <w:qFormat/>
    <w:rsid w:val="00E83C72"/>
    <w:pPr>
      <w:tabs>
        <w:tab w:val="left" w:pos="400"/>
        <w:tab w:val="right" w:leader="dot" w:pos="8777"/>
      </w:tabs>
      <w:kinsoku w:val="0"/>
      <w:overflowPunct w:val="0"/>
      <w:autoSpaceDE w:val="0"/>
      <w:autoSpaceDN w:val="0"/>
      <w:spacing w:line="400" w:lineRule="atLeast"/>
      <w:ind w:firstLineChars="1" w:firstLine="1"/>
      <w:jc w:val="left"/>
    </w:pPr>
    <w:rPr>
      <w:rFonts w:eastAsiaTheme="minorEastAsia"/>
      <w:b/>
      <w:sz w:val="21"/>
    </w:rPr>
  </w:style>
  <w:style w:type="paragraph" w:styleId="23">
    <w:name w:val="toc 2"/>
    <w:basedOn w:val="a2"/>
    <w:next w:val="a2"/>
    <w:autoRedefine/>
    <w:uiPriority w:val="39"/>
    <w:qFormat/>
    <w:rsid w:val="00E83C72"/>
    <w:pPr>
      <w:spacing w:line="360" w:lineRule="atLeast"/>
      <w:ind w:leftChars="200" w:left="200"/>
      <w:jc w:val="left"/>
    </w:pPr>
    <w:rPr>
      <w:rFonts w:eastAsiaTheme="minorEastAsia"/>
      <w:sz w:val="21"/>
    </w:rPr>
  </w:style>
  <w:style w:type="character" w:styleId="aa">
    <w:name w:val="Hyperlink"/>
    <w:uiPriority w:val="99"/>
    <w:rsid w:val="0029040B"/>
    <w:rPr>
      <w:color w:val="0000FF"/>
      <w:u w:val="single"/>
    </w:rPr>
  </w:style>
  <w:style w:type="paragraph" w:customStyle="1" w:styleId="10">
    <w:name w:val="编号1"/>
    <w:basedOn w:val="CSSC1"/>
    <w:rsid w:val="00AD6366"/>
    <w:pPr>
      <w:numPr>
        <w:ilvl w:val="6"/>
        <w:numId w:val="1"/>
      </w:numPr>
    </w:pPr>
  </w:style>
  <w:style w:type="paragraph" w:styleId="33">
    <w:name w:val="toc 3"/>
    <w:basedOn w:val="a2"/>
    <w:next w:val="a2"/>
    <w:autoRedefine/>
    <w:uiPriority w:val="39"/>
    <w:qFormat/>
    <w:rsid w:val="00E83C72"/>
    <w:pPr>
      <w:spacing w:line="360" w:lineRule="atLeast"/>
      <w:ind w:leftChars="400" w:left="400"/>
    </w:pPr>
    <w:rPr>
      <w:rFonts w:eastAsiaTheme="minorEastAsia"/>
      <w:sz w:val="21"/>
    </w:rPr>
  </w:style>
  <w:style w:type="paragraph" w:customStyle="1" w:styleId="22">
    <w:name w:val="编号2"/>
    <w:basedOn w:val="CSSC1"/>
    <w:rsid w:val="00D86657"/>
    <w:pPr>
      <w:numPr>
        <w:ilvl w:val="7"/>
        <w:numId w:val="1"/>
      </w:numPr>
    </w:pPr>
    <w:rPr>
      <w:rFonts w:cs="Arial"/>
    </w:rPr>
  </w:style>
  <w:style w:type="paragraph" w:styleId="ab">
    <w:name w:val="Document Map"/>
    <w:basedOn w:val="a2"/>
    <w:semiHidden/>
    <w:rsid w:val="007A00F2"/>
    <w:pPr>
      <w:shd w:val="clear" w:color="auto" w:fill="000080"/>
    </w:pPr>
    <w:rPr>
      <w:sz w:val="21"/>
    </w:rPr>
  </w:style>
  <w:style w:type="table" w:styleId="ac">
    <w:name w:val="Table Grid"/>
    <w:basedOn w:val="a4"/>
    <w:locked/>
    <w:rsid w:val="00264F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alloon Text"/>
    <w:basedOn w:val="a2"/>
    <w:link w:val="Char"/>
    <w:rsid w:val="00C813E9"/>
    <w:rPr>
      <w:sz w:val="18"/>
      <w:szCs w:val="18"/>
    </w:rPr>
  </w:style>
  <w:style w:type="character" w:customStyle="1" w:styleId="Char">
    <w:name w:val="批注框文本 Char"/>
    <w:basedOn w:val="a3"/>
    <w:link w:val="ad"/>
    <w:rsid w:val="00C813E9"/>
    <w:rPr>
      <w:rFonts w:eastAsia="仿宋"/>
      <w:kern w:val="2"/>
      <w:sz w:val="18"/>
      <w:szCs w:val="18"/>
    </w:rPr>
  </w:style>
  <w:style w:type="paragraph" w:styleId="ae">
    <w:name w:val="header"/>
    <w:basedOn w:val="a2"/>
    <w:link w:val="Char0"/>
    <w:rsid w:val="00A82FDD"/>
    <w:pPr>
      <w:pBdr>
        <w:bottom w:val="single" w:sz="6" w:space="1" w:color="auto"/>
      </w:pBdr>
      <w:tabs>
        <w:tab w:val="center" w:pos="4153"/>
        <w:tab w:val="right" w:pos="8306"/>
      </w:tabs>
      <w:jc w:val="center"/>
    </w:pPr>
    <w:rPr>
      <w:sz w:val="18"/>
      <w:szCs w:val="18"/>
    </w:rPr>
  </w:style>
  <w:style w:type="character" w:customStyle="1" w:styleId="Char0">
    <w:name w:val="页眉 Char"/>
    <w:basedOn w:val="a3"/>
    <w:link w:val="ae"/>
    <w:rsid w:val="00A82FDD"/>
    <w:rPr>
      <w:rFonts w:eastAsia="仿宋"/>
      <w:kern w:val="2"/>
      <w:sz w:val="18"/>
      <w:szCs w:val="18"/>
    </w:rPr>
  </w:style>
  <w:style w:type="paragraph" w:customStyle="1" w:styleId="32">
    <w:name w:val="编号3"/>
    <w:basedOn w:val="CSSC1"/>
    <w:qFormat/>
    <w:rsid w:val="00AD6366"/>
    <w:pPr>
      <w:numPr>
        <w:ilvl w:val="8"/>
        <w:numId w:val="1"/>
      </w:numPr>
    </w:pPr>
    <w:rPr>
      <w:rFonts w:cs="Arial"/>
    </w:rPr>
  </w:style>
  <w:style w:type="paragraph" w:customStyle="1" w:styleId="af">
    <w:name w:val="封面编号栏项目"/>
    <w:basedOn w:val="a2"/>
    <w:rsid w:val="006B354C"/>
    <w:pPr>
      <w:jc w:val="distribute"/>
    </w:pPr>
    <w:rPr>
      <w:rFonts w:ascii="黑体" w:eastAsia="黑体" w:hAnsi="黑体" w:cs="宋体"/>
      <w:sz w:val="30"/>
    </w:rPr>
  </w:style>
  <w:style w:type="paragraph" w:customStyle="1" w:styleId="af0">
    <w:name w:val="封面签署栏项目"/>
    <w:basedOn w:val="a2"/>
    <w:rsid w:val="006B354C"/>
    <w:pPr>
      <w:jc w:val="distribute"/>
    </w:pPr>
    <w:rPr>
      <w:rFonts w:ascii="黑体" w:eastAsia="黑体" w:hAnsi="黑体" w:cs="宋体"/>
      <w:sz w:val="32"/>
    </w:rPr>
  </w:style>
  <w:style w:type="paragraph" w:customStyle="1" w:styleId="af1">
    <w:name w:val="封面签署栏内容"/>
    <w:basedOn w:val="a2"/>
    <w:rsid w:val="00C06214"/>
    <w:pPr>
      <w:spacing w:beforeLines="50"/>
      <w:jc w:val="center"/>
    </w:pPr>
    <w:rPr>
      <w:rFonts w:cs="宋体"/>
      <w:sz w:val="32"/>
    </w:rPr>
  </w:style>
  <w:style w:type="paragraph" w:customStyle="1" w:styleId="af2">
    <w:name w:val="封面编号栏内容"/>
    <w:basedOn w:val="a2"/>
    <w:rsid w:val="006B354C"/>
    <w:pPr>
      <w:jc w:val="center"/>
    </w:pPr>
    <w:rPr>
      <w:rFonts w:ascii="Arial" w:hAnsi="Arial" w:cs="宋体"/>
    </w:rPr>
  </w:style>
  <w:style w:type="character" w:customStyle="1" w:styleId="af3">
    <w:name w:val="封面标题名称"/>
    <w:basedOn w:val="a3"/>
    <w:rsid w:val="006B354C"/>
    <w:rPr>
      <w:b/>
      <w:bCs/>
      <w:sz w:val="44"/>
    </w:rPr>
  </w:style>
  <w:style w:type="paragraph" w:customStyle="1" w:styleId="af4">
    <w:name w:val="封面标题"/>
    <w:basedOn w:val="a2"/>
    <w:rsid w:val="006B354C"/>
    <w:pPr>
      <w:jc w:val="center"/>
    </w:pPr>
    <w:rPr>
      <w:rFonts w:cs="宋体"/>
      <w:b/>
      <w:bCs/>
      <w:sz w:val="32"/>
    </w:rPr>
  </w:style>
  <w:style w:type="paragraph" w:customStyle="1" w:styleId="CSSC1">
    <w:name w:val="CSSC正文首行无缩进"/>
    <w:basedOn w:val="a2"/>
    <w:qFormat/>
    <w:rsid w:val="00DD0719"/>
    <w:rPr>
      <w:rFonts w:eastAsia="仿宋_GB2312"/>
    </w:rPr>
  </w:style>
  <w:style w:type="paragraph" w:customStyle="1" w:styleId="af5">
    <w:name w:val="表格内容左对齐"/>
    <w:basedOn w:val="CSSC1"/>
    <w:qFormat/>
    <w:rsid w:val="00D86657"/>
    <w:pPr>
      <w:spacing w:line="240" w:lineRule="auto"/>
      <w:jc w:val="left"/>
    </w:pPr>
    <w:rPr>
      <w:rFonts w:ascii="Arial" w:hAnsi="Arial"/>
      <w:sz w:val="24"/>
    </w:rPr>
  </w:style>
  <w:style w:type="paragraph" w:customStyle="1" w:styleId="af6">
    <w:name w:val="表格内容居中"/>
    <w:basedOn w:val="af5"/>
    <w:qFormat/>
    <w:rsid w:val="00C00CE1"/>
    <w:pPr>
      <w:jc w:val="center"/>
    </w:pPr>
  </w:style>
  <w:style w:type="paragraph" w:customStyle="1" w:styleId="af7">
    <w:name w:val="表格内容右对齐"/>
    <w:basedOn w:val="af5"/>
    <w:qFormat/>
    <w:rsid w:val="00C00CE1"/>
    <w:pPr>
      <w:jc w:val="right"/>
    </w:pPr>
  </w:style>
  <w:style w:type="paragraph" w:styleId="af8">
    <w:name w:val="List Paragraph"/>
    <w:basedOn w:val="a2"/>
    <w:uiPriority w:val="34"/>
    <w:qFormat/>
    <w:locked/>
    <w:rsid w:val="00966F50"/>
    <w:pPr>
      <w:ind w:firstLineChars="200" w:firstLine="420"/>
    </w:pPr>
  </w:style>
  <w:style w:type="paragraph" w:customStyle="1" w:styleId="a1">
    <w:name w:val="表格序号"/>
    <w:basedOn w:val="af5"/>
    <w:qFormat/>
    <w:rsid w:val="00056D83"/>
    <w:pPr>
      <w:numPr>
        <w:numId w:val="2"/>
      </w:numPr>
      <w:kinsoku w:val="0"/>
      <w:overflowPunct w:val="0"/>
      <w:autoSpaceDE w:val="0"/>
      <w:autoSpaceDN w:val="0"/>
      <w:ind w:left="0" w:firstLineChars="1" w:firstLine="1"/>
      <w:jc w:val="center"/>
    </w:pPr>
  </w:style>
  <w:style w:type="character" w:customStyle="1" w:styleId="CSSC3">
    <w:name w:val="CSSC上标"/>
    <w:basedOn w:val="a3"/>
    <w:qFormat/>
    <w:rsid w:val="00836445"/>
    <w:rPr>
      <w:vertAlign w:val="superscript"/>
    </w:rPr>
  </w:style>
  <w:style w:type="character" w:customStyle="1" w:styleId="CSSC4">
    <w:name w:val="CSSC下标"/>
    <w:basedOn w:val="a3"/>
    <w:uiPriority w:val="1"/>
    <w:qFormat/>
    <w:rsid w:val="00826A06"/>
    <w:rPr>
      <w:kern w:val="2"/>
      <w:sz w:val="28"/>
      <w:vertAlign w:val="subscript"/>
    </w:rPr>
  </w:style>
  <w:style w:type="paragraph" w:customStyle="1" w:styleId="af9">
    <w:name w:val="表注"/>
    <w:basedOn w:val="a6"/>
    <w:qFormat/>
    <w:rsid w:val="00836445"/>
    <w:pPr>
      <w:keepNext/>
      <w:spacing w:before="120"/>
    </w:pPr>
  </w:style>
  <w:style w:type="paragraph" w:customStyle="1" w:styleId="afa">
    <w:name w:val="图注"/>
    <w:basedOn w:val="a6"/>
    <w:next w:val="CSSC0"/>
    <w:qFormat/>
    <w:rsid w:val="00836445"/>
    <w:pPr>
      <w:spacing w:after="120"/>
    </w:pPr>
  </w:style>
  <w:style w:type="paragraph" w:customStyle="1" w:styleId="afb">
    <w:name w:val="图"/>
    <w:basedOn w:val="a2"/>
    <w:next w:val="afa"/>
    <w:qFormat/>
    <w:rsid w:val="005F3D31"/>
    <w:pPr>
      <w:keepNext/>
      <w:spacing w:before="240" w:after="0" w:line="240" w:lineRule="auto"/>
      <w:jc w:val="center"/>
    </w:pPr>
    <w:rPr>
      <w:noProof/>
    </w:rPr>
  </w:style>
  <w:style w:type="paragraph" w:styleId="4">
    <w:name w:val="List Number 4"/>
    <w:basedOn w:val="a2"/>
    <w:locked/>
    <w:rsid w:val="00F30013"/>
    <w:pPr>
      <w:numPr>
        <w:numId w:val="6"/>
      </w:numPr>
      <w:contextualSpacing/>
    </w:pPr>
  </w:style>
  <w:style w:type="paragraph" w:styleId="3">
    <w:name w:val="List Number 3"/>
    <w:basedOn w:val="a2"/>
    <w:locked/>
    <w:rsid w:val="00F30013"/>
    <w:pPr>
      <w:numPr>
        <w:numId w:val="5"/>
      </w:numPr>
      <w:contextualSpacing/>
    </w:pPr>
  </w:style>
  <w:style w:type="paragraph" w:styleId="5">
    <w:name w:val="List Number 5"/>
    <w:basedOn w:val="a2"/>
    <w:locked/>
    <w:rsid w:val="00F30013"/>
    <w:pPr>
      <w:numPr>
        <w:numId w:val="7"/>
      </w:numPr>
      <w:contextualSpacing/>
    </w:pPr>
  </w:style>
  <w:style w:type="paragraph" w:styleId="a">
    <w:name w:val="List Number"/>
    <w:basedOn w:val="a2"/>
    <w:locked/>
    <w:rsid w:val="00F30013"/>
    <w:pPr>
      <w:numPr>
        <w:numId w:val="3"/>
      </w:numPr>
      <w:contextualSpacing/>
    </w:pPr>
  </w:style>
  <w:style w:type="paragraph" w:styleId="2">
    <w:name w:val="List Number 2"/>
    <w:basedOn w:val="a2"/>
    <w:locked/>
    <w:rsid w:val="00F30013"/>
    <w:pPr>
      <w:numPr>
        <w:numId w:val="4"/>
      </w:numPr>
      <w:contextualSpacing/>
    </w:pPr>
  </w:style>
  <w:style w:type="paragraph" w:styleId="afc">
    <w:name w:val="List Continue"/>
    <w:basedOn w:val="a2"/>
    <w:locked/>
    <w:rsid w:val="00F30013"/>
    <w:pPr>
      <w:spacing w:after="120"/>
      <w:ind w:leftChars="200" w:left="420"/>
      <w:contextualSpacing/>
    </w:pPr>
  </w:style>
  <w:style w:type="paragraph" w:styleId="a0">
    <w:name w:val="List Bullet"/>
    <w:basedOn w:val="a2"/>
    <w:locked/>
    <w:rsid w:val="00F30013"/>
    <w:pPr>
      <w:numPr>
        <w:numId w:val="8"/>
      </w:numPr>
      <w:contextualSpacing/>
    </w:pPr>
  </w:style>
  <w:style w:type="paragraph" w:styleId="20">
    <w:name w:val="List Bullet 2"/>
    <w:basedOn w:val="a2"/>
    <w:locked/>
    <w:rsid w:val="00F30013"/>
    <w:pPr>
      <w:numPr>
        <w:numId w:val="9"/>
      </w:numPr>
      <w:contextualSpacing/>
    </w:pPr>
  </w:style>
  <w:style w:type="paragraph" w:styleId="40">
    <w:name w:val="List Bullet 4"/>
    <w:basedOn w:val="a2"/>
    <w:locked/>
    <w:rsid w:val="00632E9E"/>
    <w:pPr>
      <w:numPr>
        <w:numId w:val="11"/>
      </w:numPr>
      <w:contextualSpacing/>
    </w:pPr>
  </w:style>
  <w:style w:type="paragraph" w:styleId="50">
    <w:name w:val="List Bullet 5"/>
    <w:basedOn w:val="a2"/>
    <w:locked/>
    <w:rsid w:val="00632E9E"/>
    <w:pPr>
      <w:numPr>
        <w:numId w:val="12"/>
      </w:numPr>
      <w:contextualSpacing/>
    </w:pPr>
  </w:style>
  <w:style w:type="paragraph" w:styleId="30">
    <w:name w:val="List Bullet 3"/>
    <w:basedOn w:val="a2"/>
    <w:locked/>
    <w:rsid w:val="00632E9E"/>
    <w:pPr>
      <w:numPr>
        <w:numId w:val="10"/>
      </w:numPr>
      <w:contextualSpacing/>
    </w:pPr>
  </w:style>
  <w:style w:type="paragraph" w:customStyle="1" w:styleId="CSSC">
    <w:name w:val="CSSC项目符号"/>
    <w:basedOn w:val="CSSC1"/>
    <w:qFormat/>
    <w:rsid w:val="00DD0719"/>
    <w:pPr>
      <w:numPr>
        <w:numId w:val="13"/>
      </w:numPr>
      <w:ind w:left="0" w:hangingChars="200" w:hanging="200"/>
    </w:pPr>
    <w:rPr>
      <w:rFonts w:eastAsia="仿宋"/>
    </w:rPr>
  </w:style>
  <w:style w:type="character" w:customStyle="1" w:styleId="CSSC5">
    <w:name w:val="CSSC正文加粗"/>
    <w:basedOn w:val="a3"/>
    <w:uiPriority w:val="1"/>
    <w:qFormat/>
    <w:rsid w:val="00B75152"/>
    <w:rPr>
      <w:b/>
      <w:szCs w:val="28"/>
    </w:rPr>
  </w:style>
  <w:style w:type="character" w:customStyle="1" w:styleId="CSSC6">
    <w:name w:val="CSSC正文红色"/>
    <w:basedOn w:val="a3"/>
    <w:uiPriority w:val="1"/>
    <w:qFormat/>
    <w:rsid w:val="00B75152"/>
    <w:rPr>
      <w:color w:val="FF0000"/>
      <w:szCs w:val="28"/>
    </w:rPr>
  </w:style>
  <w:style w:type="character" w:customStyle="1" w:styleId="CSSC7">
    <w:name w:val="CSSC正文斜体"/>
    <w:basedOn w:val="a3"/>
    <w:uiPriority w:val="1"/>
    <w:qFormat/>
    <w:rsid w:val="00B75152"/>
    <w:rPr>
      <w:i/>
      <w:szCs w:val="28"/>
    </w:rPr>
  </w:style>
  <w:style w:type="table" w:styleId="afd">
    <w:name w:val="Table Theme"/>
    <w:basedOn w:val="a4"/>
    <w:rsid w:val="00C00CE1"/>
    <w:pPr>
      <w:widowControl w:val="0"/>
      <w:adjustRightInd w:val="0"/>
      <w:snapToGrid w:val="0"/>
      <w:spacing w:line="44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Body Text"/>
    <w:basedOn w:val="a2"/>
    <w:link w:val="Char1"/>
    <w:locked/>
    <w:rsid w:val="00E73C6B"/>
    <w:pPr>
      <w:spacing w:after="120"/>
    </w:pPr>
  </w:style>
  <w:style w:type="character" w:customStyle="1" w:styleId="Char1">
    <w:name w:val="正文文本 Char"/>
    <w:basedOn w:val="a3"/>
    <w:link w:val="afe"/>
    <w:rsid w:val="00E73C6B"/>
    <w:rPr>
      <w:kern w:val="2"/>
      <w:sz w:val="28"/>
    </w:rPr>
  </w:style>
  <w:style w:type="paragraph" w:styleId="aff">
    <w:name w:val="Body Text First Indent"/>
    <w:basedOn w:val="a2"/>
    <w:link w:val="Char2"/>
    <w:rsid w:val="00E73C6B"/>
    <w:pPr>
      <w:ind w:firstLineChars="200" w:firstLine="200"/>
    </w:pPr>
  </w:style>
  <w:style w:type="character" w:customStyle="1" w:styleId="Char2">
    <w:name w:val="正文首行缩进 Char"/>
    <w:basedOn w:val="Char1"/>
    <w:link w:val="aff"/>
    <w:rsid w:val="00A372B9"/>
    <w:rPr>
      <w:kern w:val="2"/>
      <w:sz w:val="28"/>
    </w:rPr>
  </w:style>
  <w:style w:type="paragraph" w:styleId="aff0">
    <w:name w:val="table of figures"/>
    <w:basedOn w:val="a2"/>
    <w:next w:val="a2"/>
    <w:uiPriority w:val="99"/>
    <w:rsid w:val="00E83C72"/>
    <w:pPr>
      <w:spacing w:line="360" w:lineRule="atLeast"/>
      <w:ind w:hangingChars="200" w:hanging="198"/>
    </w:pPr>
    <w:rPr>
      <w:sz w:val="21"/>
    </w:rPr>
  </w:style>
  <w:style w:type="character" w:customStyle="1" w:styleId="6Char">
    <w:name w:val="标题 6 Char"/>
    <w:basedOn w:val="a3"/>
    <w:link w:val="6"/>
    <w:rsid w:val="00D86657"/>
    <w:rPr>
      <w:rFonts w:asciiTheme="majorHAnsi" w:eastAsiaTheme="majorEastAsia" w:hAnsiTheme="majorHAnsi" w:cstheme="majorBidi"/>
      <w:b/>
      <w:bCs/>
    </w:rPr>
  </w:style>
  <w:style w:type="character" w:customStyle="1" w:styleId="9Char">
    <w:name w:val="标题 9 Char"/>
    <w:basedOn w:val="a3"/>
    <w:link w:val="9"/>
    <w:rsid w:val="0042226C"/>
    <w:rPr>
      <w:rFonts w:asciiTheme="majorHAnsi" w:eastAsiaTheme="majorEastAsia" w:hAnsiTheme="majorHAnsi" w:cstheme="majorBidi"/>
      <w:sz w:val="21"/>
      <w:szCs w:val="21"/>
    </w:rPr>
  </w:style>
  <w:style w:type="paragraph" w:styleId="aff1">
    <w:name w:val="footnote text"/>
    <w:basedOn w:val="a2"/>
    <w:link w:val="Char3"/>
    <w:unhideWhenUsed/>
    <w:rsid w:val="00650422"/>
    <w:pPr>
      <w:adjustRightInd/>
      <w:spacing w:before="0" w:after="0" w:line="240" w:lineRule="auto"/>
      <w:jc w:val="left"/>
    </w:pPr>
    <w:rPr>
      <w:rFonts w:asciiTheme="minorHAnsi" w:eastAsiaTheme="minorEastAsia" w:hAnsiTheme="minorHAnsi" w:cstheme="minorBidi"/>
      <w:kern w:val="2"/>
      <w:sz w:val="18"/>
      <w:szCs w:val="18"/>
    </w:rPr>
  </w:style>
  <w:style w:type="character" w:customStyle="1" w:styleId="Char3">
    <w:name w:val="脚注文本 Char"/>
    <w:basedOn w:val="a3"/>
    <w:link w:val="aff1"/>
    <w:rsid w:val="00650422"/>
    <w:rPr>
      <w:rFonts w:asciiTheme="minorHAnsi" w:eastAsiaTheme="minorEastAsia" w:hAnsiTheme="minorHAnsi" w:cstheme="minorBidi"/>
      <w:kern w:val="2"/>
      <w:sz w:val="18"/>
      <w:szCs w:val="18"/>
    </w:rPr>
  </w:style>
  <w:style w:type="character" w:styleId="aff2">
    <w:name w:val="footnote reference"/>
    <w:basedOn w:val="a3"/>
    <w:unhideWhenUsed/>
    <w:rsid w:val="00650422"/>
    <w:rPr>
      <w:vertAlign w:val="superscript"/>
    </w:rPr>
  </w:style>
  <w:style w:type="character" w:customStyle="1" w:styleId="7Char">
    <w:name w:val="标题 7 Char"/>
    <w:basedOn w:val="a3"/>
    <w:link w:val="7"/>
    <w:uiPriority w:val="9"/>
    <w:rsid w:val="006D7D0C"/>
    <w:rPr>
      <w:rFonts w:eastAsia="仿宋_GB2312"/>
      <w:b/>
      <w:bCs/>
      <w:kern w:val="2"/>
    </w:rPr>
  </w:style>
  <w:style w:type="character" w:customStyle="1" w:styleId="8Char">
    <w:name w:val="标题 8 Char"/>
    <w:basedOn w:val="a3"/>
    <w:link w:val="8"/>
    <w:uiPriority w:val="9"/>
    <w:rsid w:val="006D7D0C"/>
    <w:rPr>
      <w:rFonts w:asciiTheme="majorHAnsi" w:eastAsiaTheme="majorEastAsia" w:hAnsiTheme="majorHAnsi" w:cstheme="majorBidi"/>
      <w:kern w:val="2"/>
    </w:rPr>
  </w:style>
  <w:style w:type="character" w:styleId="aff3">
    <w:name w:val="annotation reference"/>
    <w:basedOn w:val="a3"/>
    <w:rsid w:val="006D7D0C"/>
    <w:rPr>
      <w:sz w:val="21"/>
      <w:szCs w:val="21"/>
    </w:rPr>
  </w:style>
  <w:style w:type="paragraph" w:styleId="aff4">
    <w:name w:val="annotation text"/>
    <w:basedOn w:val="a2"/>
    <w:link w:val="Char4"/>
    <w:rsid w:val="006D7D0C"/>
    <w:pPr>
      <w:spacing w:before="0" w:after="0" w:line="240" w:lineRule="auto"/>
      <w:jc w:val="left"/>
    </w:pPr>
    <w:rPr>
      <w:rFonts w:eastAsia="仿宋_GB2312"/>
      <w:kern w:val="2"/>
      <w:sz w:val="24"/>
      <w:szCs w:val="20"/>
    </w:rPr>
  </w:style>
  <w:style w:type="character" w:customStyle="1" w:styleId="Char4">
    <w:name w:val="批注文字 Char"/>
    <w:basedOn w:val="a3"/>
    <w:link w:val="aff4"/>
    <w:rsid w:val="006D7D0C"/>
    <w:rPr>
      <w:rFonts w:eastAsia="仿宋_GB2312"/>
      <w:kern w:val="2"/>
      <w:szCs w:val="20"/>
    </w:rPr>
  </w:style>
  <w:style w:type="paragraph" w:styleId="aff5">
    <w:name w:val="annotation subject"/>
    <w:basedOn w:val="aff4"/>
    <w:next w:val="aff4"/>
    <w:link w:val="Char5"/>
    <w:rsid w:val="006D7D0C"/>
    <w:rPr>
      <w:b/>
      <w:bCs/>
    </w:rPr>
  </w:style>
  <w:style w:type="character" w:customStyle="1" w:styleId="Char5">
    <w:name w:val="批注主题 Char"/>
    <w:basedOn w:val="Char4"/>
    <w:link w:val="aff5"/>
    <w:rsid w:val="006D7D0C"/>
    <w:rPr>
      <w:rFonts w:eastAsia="仿宋_GB2312"/>
      <w:b/>
      <w:bCs/>
      <w:kern w:val="2"/>
      <w:szCs w:val="20"/>
    </w:rPr>
  </w:style>
  <w:style w:type="paragraph" w:styleId="aff6">
    <w:name w:val="Revision"/>
    <w:hidden/>
    <w:uiPriority w:val="99"/>
    <w:semiHidden/>
    <w:rsid w:val="006D7D0C"/>
    <w:rPr>
      <w:kern w:val="2"/>
      <w:szCs w:val="20"/>
    </w:rPr>
  </w:style>
  <w:style w:type="character" w:styleId="aff7">
    <w:name w:val="Placeholder Text"/>
    <w:basedOn w:val="a3"/>
    <w:uiPriority w:val="99"/>
    <w:semiHidden/>
    <w:rsid w:val="006D7D0C"/>
    <w:rPr>
      <w:color w:val="808080"/>
    </w:rPr>
  </w:style>
  <w:style w:type="paragraph" w:styleId="aff8">
    <w:name w:val="Body Text Indent"/>
    <w:basedOn w:val="a2"/>
    <w:link w:val="Char6"/>
    <w:locked/>
    <w:rsid w:val="006D7D0C"/>
    <w:pPr>
      <w:spacing w:after="120"/>
      <w:ind w:leftChars="200" w:left="420"/>
    </w:pPr>
  </w:style>
  <w:style w:type="character" w:customStyle="1" w:styleId="Char6">
    <w:name w:val="正文文本缩进 Char"/>
    <w:basedOn w:val="a3"/>
    <w:link w:val="aff8"/>
    <w:rsid w:val="006D7D0C"/>
    <w:rPr>
      <w:sz w:val="28"/>
    </w:rPr>
  </w:style>
  <w:style w:type="paragraph" w:styleId="aff9">
    <w:name w:val="Normal (Web)"/>
    <w:basedOn w:val="a2"/>
    <w:locked/>
    <w:rsid w:val="006D7D0C"/>
    <w:rPr>
      <w:sz w:val="24"/>
    </w:rPr>
  </w:style>
  <w:style w:type="paragraph" w:styleId="affa">
    <w:name w:val="No Spacing"/>
    <w:uiPriority w:val="1"/>
    <w:qFormat/>
    <w:rsid w:val="006D7D0C"/>
    <w:pPr>
      <w:widowControl w:val="0"/>
      <w:jc w:val="both"/>
    </w:pPr>
    <w:rPr>
      <w:kern w:val="2"/>
    </w:rPr>
  </w:style>
  <w:style w:type="character" w:styleId="affb">
    <w:name w:val="Intense Emphasis"/>
    <w:basedOn w:val="a3"/>
    <w:uiPriority w:val="21"/>
    <w:qFormat/>
    <w:locked/>
    <w:rsid w:val="006D7D0C"/>
    <w:rPr>
      <w:b/>
      <w:bCs/>
      <w:i/>
      <w:iCs/>
      <w:color w:val="4F81BD" w:themeColor="accent1"/>
    </w:rPr>
  </w:style>
  <w:style w:type="character" w:styleId="affc">
    <w:name w:val="Strong"/>
    <w:basedOn w:val="a3"/>
    <w:qFormat/>
    <w:locked/>
    <w:rsid w:val="006D7D0C"/>
    <w:rPr>
      <w:b/>
      <w:bCs/>
    </w:rPr>
  </w:style>
  <w:style w:type="character" w:styleId="affd">
    <w:name w:val="Emphasis"/>
    <w:basedOn w:val="a3"/>
    <w:qFormat/>
    <w:locked/>
    <w:rsid w:val="006D7D0C"/>
    <w:rPr>
      <w:i/>
      <w:iCs/>
    </w:rPr>
  </w:style>
  <w:style w:type="paragraph" w:styleId="affe">
    <w:name w:val="Plain Text"/>
    <w:basedOn w:val="a2"/>
    <w:link w:val="Char7"/>
    <w:locked/>
    <w:rsid w:val="006D7D0C"/>
    <w:rPr>
      <w:rFonts w:ascii="宋体" w:hAnsi="Courier New" w:cs="Courier New"/>
      <w:sz w:val="21"/>
      <w:szCs w:val="21"/>
    </w:rPr>
  </w:style>
  <w:style w:type="character" w:customStyle="1" w:styleId="Char7">
    <w:name w:val="纯文本 Char"/>
    <w:basedOn w:val="a3"/>
    <w:link w:val="affe"/>
    <w:rsid w:val="006D7D0C"/>
    <w:rPr>
      <w:rFonts w:ascii="宋体" w:hAnsi="Courier New" w:cs="Courier New"/>
      <w:sz w:val="21"/>
      <w:szCs w:val="21"/>
    </w:rPr>
  </w:style>
  <w:style w:type="paragraph" w:styleId="afff">
    <w:name w:val="Normal Indent"/>
    <w:basedOn w:val="a2"/>
    <w:locked/>
    <w:rsid w:val="006D7D0C"/>
    <w:pPr>
      <w:ind w:firstLineChars="200" w:firstLine="420"/>
    </w:pPr>
  </w:style>
  <w:style w:type="paragraph" w:styleId="afff0">
    <w:name w:val="Date"/>
    <w:basedOn w:val="a2"/>
    <w:next w:val="a2"/>
    <w:link w:val="Char8"/>
    <w:locked/>
    <w:rsid w:val="006D7D0C"/>
    <w:pPr>
      <w:ind w:leftChars="2500" w:left="100"/>
    </w:pPr>
  </w:style>
  <w:style w:type="character" w:customStyle="1" w:styleId="Char8">
    <w:name w:val="日期 Char"/>
    <w:basedOn w:val="a3"/>
    <w:link w:val="afff0"/>
    <w:rsid w:val="006D7D0C"/>
    <w:rPr>
      <w:sz w:val="28"/>
    </w:rPr>
  </w:style>
  <w:style w:type="character" w:styleId="afff1">
    <w:name w:val="FollowedHyperlink"/>
    <w:rsid w:val="006D7D0C"/>
    <w:rPr>
      <w:color w:val="800080"/>
      <w:u w:val="single"/>
    </w:rPr>
  </w:style>
  <w:style w:type="paragraph" w:styleId="42">
    <w:name w:val="toc 4"/>
    <w:basedOn w:val="a2"/>
    <w:next w:val="a2"/>
    <w:autoRedefine/>
    <w:uiPriority w:val="39"/>
    <w:locked/>
    <w:rsid w:val="006D7D0C"/>
    <w:pPr>
      <w:ind w:leftChars="600" w:left="1260"/>
    </w:pPr>
  </w:style>
  <w:style w:type="paragraph" w:styleId="52">
    <w:name w:val="toc 5"/>
    <w:basedOn w:val="a2"/>
    <w:next w:val="a2"/>
    <w:autoRedefine/>
    <w:uiPriority w:val="39"/>
    <w:locked/>
    <w:rsid w:val="006D7D0C"/>
    <w:pPr>
      <w:ind w:leftChars="800" w:left="1680"/>
    </w:pPr>
  </w:style>
  <w:style w:type="paragraph" w:styleId="60">
    <w:name w:val="toc 6"/>
    <w:basedOn w:val="a2"/>
    <w:next w:val="a2"/>
    <w:autoRedefine/>
    <w:uiPriority w:val="39"/>
    <w:locked/>
    <w:rsid w:val="006D7D0C"/>
    <w:pPr>
      <w:ind w:leftChars="1000" w:left="2100"/>
    </w:pPr>
  </w:style>
  <w:style w:type="paragraph" w:styleId="70">
    <w:name w:val="toc 7"/>
    <w:basedOn w:val="a2"/>
    <w:next w:val="a2"/>
    <w:autoRedefine/>
    <w:uiPriority w:val="39"/>
    <w:locked/>
    <w:rsid w:val="006D7D0C"/>
    <w:pPr>
      <w:ind w:leftChars="1200" w:left="2520"/>
    </w:pPr>
  </w:style>
  <w:style w:type="paragraph" w:styleId="80">
    <w:name w:val="toc 8"/>
    <w:basedOn w:val="a2"/>
    <w:next w:val="a2"/>
    <w:autoRedefine/>
    <w:uiPriority w:val="39"/>
    <w:locked/>
    <w:rsid w:val="006D7D0C"/>
    <w:pPr>
      <w:ind w:leftChars="1400" w:left="2940"/>
    </w:pPr>
  </w:style>
  <w:style w:type="paragraph" w:styleId="90">
    <w:name w:val="toc 9"/>
    <w:basedOn w:val="a2"/>
    <w:next w:val="a2"/>
    <w:autoRedefine/>
    <w:uiPriority w:val="39"/>
    <w:locked/>
    <w:rsid w:val="006D7D0C"/>
    <w:pPr>
      <w:ind w:leftChars="1600" w:left="3360"/>
    </w:pPr>
  </w:style>
  <w:style w:type="table" w:styleId="afff2">
    <w:name w:val="Table Elegant"/>
    <w:basedOn w:val="a4"/>
    <w:locked/>
    <w:rsid w:val="006D7D0C"/>
    <w:pPr>
      <w:widowControl w:val="0"/>
      <w:adjustRightInd w:val="0"/>
      <w:snapToGrid w:val="0"/>
      <w:spacing w:before="20" w:after="20" w:line="440" w:lineRule="atLeas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5">
    <w:name w:val="Light Grid Accent 5"/>
    <w:basedOn w:val="a4"/>
    <w:uiPriority w:val="62"/>
    <w:locked/>
    <w:rsid w:val="006D7D0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12">
    <w:name w:val="Table Simple 1"/>
    <w:basedOn w:val="a4"/>
    <w:locked/>
    <w:rsid w:val="006D7D0C"/>
    <w:pPr>
      <w:widowControl w:val="0"/>
      <w:adjustRightInd w:val="0"/>
      <w:snapToGrid w:val="0"/>
      <w:spacing w:before="20" w:after="20" w:line="440" w:lineRule="atLeas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53">
    <w:name w:val="Table Columns 5"/>
    <w:basedOn w:val="a4"/>
    <w:locked/>
    <w:rsid w:val="006D7D0C"/>
    <w:pPr>
      <w:widowControl w:val="0"/>
      <w:adjustRightInd w:val="0"/>
      <w:snapToGrid w:val="0"/>
      <w:spacing w:before="20" w:after="20" w:line="440" w:lineRule="atLeas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54">
    <w:name w:val="Table List 5"/>
    <w:basedOn w:val="a4"/>
    <w:locked/>
    <w:rsid w:val="006D7D0C"/>
    <w:pPr>
      <w:widowControl w:val="0"/>
      <w:adjustRightInd w:val="0"/>
      <w:snapToGrid w:val="0"/>
      <w:spacing w:before="20" w:after="20" w:line="440" w:lineRule="atLeas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50">
    <w:name w:val="Light List Accent 5"/>
    <w:basedOn w:val="a4"/>
    <w:uiPriority w:val="61"/>
    <w:locked/>
    <w:rsid w:val="006D7D0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List Accent 3"/>
    <w:basedOn w:val="a4"/>
    <w:uiPriority w:val="61"/>
    <w:locked/>
    <w:rsid w:val="006D7D0C"/>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numbering" w:styleId="111111">
    <w:name w:val="Outline List 1"/>
    <w:basedOn w:val="a5"/>
    <w:locked/>
    <w:rsid w:val="006D7D0C"/>
  </w:style>
  <w:style w:type="numbering" w:styleId="1111110">
    <w:name w:val="Outline List 2"/>
    <w:basedOn w:val="a5"/>
    <w:locked/>
    <w:rsid w:val="006D7D0C"/>
  </w:style>
  <w:style w:type="paragraph" w:styleId="TOC">
    <w:name w:val="TOC Heading"/>
    <w:basedOn w:val="1"/>
    <w:next w:val="a2"/>
    <w:uiPriority w:val="39"/>
    <w:unhideWhenUsed/>
    <w:qFormat/>
    <w:rsid w:val="006D7D0C"/>
    <w:pPr>
      <w:keepNext/>
      <w:keepLines/>
      <w:widowControl/>
      <w:numPr>
        <w:numId w:val="0"/>
      </w:numPr>
      <w:adjustRightInd/>
      <w:snapToGrid/>
      <w:spacing w:beforeLines="5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fff3">
    <w:name w:val="Subtitle"/>
    <w:basedOn w:val="a2"/>
    <w:next w:val="a2"/>
    <w:link w:val="Char9"/>
    <w:qFormat/>
    <w:locked/>
    <w:rsid w:val="006D7D0C"/>
    <w:pPr>
      <w:spacing w:before="240" w:after="60" w:line="312" w:lineRule="atLeast"/>
      <w:jc w:val="center"/>
      <w:outlineLvl w:val="1"/>
    </w:pPr>
    <w:rPr>
      <w:rFonts w:asciiTheme="majorHAnsi" w:hAnsiTheme="majorHAnsi" w:cstheme="majorBidi"/>
      <w:b/>
      <w:bCs/>
      <w:kern w:val="28"/>
      <w:sz w:val="32"/>
      <w:szCs w:val="32"/>
    </w:rPr>
  </w:style>
  <w:style w:type="character" w:customStyle="1" w:styleId="Char9">
    <w:name w:val="副标题 Char"/>
    <w:basedOn w:val="a3"/>
    <w:link w:val="afff3"/>
    <w:rsid w:val="006D7D0C"/>
    <w:rPr>
      <w:rFonts w:asciiTheme="majorHAnsi" w:hAnsiTheme="majorHAnsi" w:cstheme="majorBidi"/>
      <w:b/>
      <w:bCs/>
      <w:kern w:val="28"/>
      <w:sz w:val="32"/>
      <w:szCs w:val="32"/>
    </w:rPr>
  </w:style>
  <w:style w:type="paragraph" w:styleId="afff4">
    <w:name w:val="Title"/>
    <w:basedOn w:val="a2"/>
    <w:next w:val="a2"/>
    <w:link w:val="Chara"/>
    <w:uiPriority w:val="10"/>
    <w:qFormat/>
    <w:rsid w:val="00637F8B"/>
    <w:pPr>
      <w:spacing w:before="240" w:after="60"/>
      <w:jc w:val="center"/>
      <w:outlineLvl w:val="0"/>
    </w:pPr>
    <w:rPr>
      <w:rFonts w:asciiTheme="majorHAnsi" w:hAnsiTheme="majorHAnsi" w:cstheme="majorBidi"/>
      <w:b/>
      <w:bCs/>
      <w:sz w:val="32"/>
      <w:szCs w:val="32"/>
    </w:rPr>
  </w:style>
  <w:style w:type="character" w:customStyle="1" w:styleId="Chara">
    <w:name w:val="标题 Char"/>
    <w:basedOn w:val="a3"/>
    <w:link w:val="afff4"/>
    <w:rsid w:val="00637F8B"/>
    <w:rPr>
      <w:rFonts w:asciiTheme="majorHAnsi" w:hAnsiTheme="majorHAnsi" w:cstheme="majorBidi"/>
      <w:b/>
      <w:bCs/>
      <w:sz w:val="32"/>
      <w:szCs w:val="32"/>
    </w:rPr>
  </w:style>
  <w:style w:type="paragraph" w:styleId="afff5">
    <w:name w:val="endnote text"/>
    <w:basedOn w:val="a2"/>
    <w:link w:val="Charb"/>
    <w:semiHidden/>
    <w:unhideWhenUsed/>
    <w:rsid w:val="0017186C"/>
    <w:pPr>
      <w:jc w:val="left"/>
    </w:pPr>
  </w:style>
  <w:style w:type="character" w:customStyle="1" w:styleId="Charb">
    <w:name w:val="尾注文本 Char"/>
    <w:basedOn w:val="a3"/>
    <w:link w:val="afff5"/>
    <w:semiHidden/>
    <w:rsid w:val="0017186C"/>
    <w:rPr>
      <w:sz w:val="28"/>
    </w:rPr>
  </w:style>
  <w:style w:type="character" w:styleId="afff6">
    <w:name w:val="endnote reference"/>
    <w:basedOn w:val="a3"/>
    <w:semiHidden/>
    <w:unhideWhenUsed/>
    <w:rsid w:val="0017186C"/>
    <w:rPr>
      <w:vertAlign w:val="superscript"/>
    </w:rPr>
  </w:style>
  <w:style w:type="character" w:styleId="afff7">
    <w:name w:val="Subtle Reference"/>
    <w:basedOn w:val="a3"/>
    <w:uiPriority w:val="31"/>
    <w:qFormat/>
    <w:locked/>
    <w:rsid w:val="002E6399"/>
    <w:rPr>
      <w:smallCaps/>
      <w:color w:val="C0504D" w:themeColor="accent2"/>
      <w:u w:val="single"/>
    </w:rPr>
  </w:style>
  <w:style w:type="character" w:styleId="afff8">
    <w:name w:val="Subtle Emphasis"/>
    <w:basedOn w:val="a3"/>
    <w:uiPriority w:val="19"/>
    <w:qFormat/>
    <w:locked/>
    <w:rsid w:val="009577ED"/>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685710178">
      <w:bodyDiv w:val="1"/>
      <w:marLeft w:val="0"/>
      <w:marRight w:val="0"/>
      <w:marTop w:val="0"/>
      <w:marBottom w:val="0"/>
      <w:divBdr>
        <w:top w:val="none" w:sz="0" w:space="0" w:color="auto"/>
        <w:left w:val="none" w:sz="0" w:space="0" w:color="auto"/>
        <w:bottom w:val="none" w:sz="0" w:space="0" w:color="auto"/>
        <w:right w:val="none" w:sz="0" w:space="0" w:color="auto"/>
      </w:divBdr>
    </w:div>
    <w:div w:id="1426262389">
      <w:bodyDiv w:val="1"/>
      <w:marLeft w:val="0"/>
      <w:marRight w:val="0"/>
      <w:marTop w:val="0"/>
      <w:marBottom w:val="0"/>
      <w:divBdr>
        <w:top w:val="none" w:sz="0" w:space="0" w:color="auto"/>
        <w:left w:val="none" w:sz="0" w:space="0" w:color="auto"/>
        <w:bottom w:val="none" w:sz="0" w:space="0" w:color="auto"/>
        <w:right w:val="none" w:sz="0" w:space="0" w:color="auto"/>
      </w:divBdr>
    </w:div>
    <w:div w:id="1957903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stsci.edu/institute/software_hardware/stsdas/axe"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package" Target="embeddings/Microsoft_Visio___111111111111111111.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package" Target="embeddings/Microsoft_Visio___133333333.vsdx"/><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emf"/><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package" Target="embeddings/Microsoft_Visio___22222222.vsdx"/><Relationship Id="rId27" Type="http://schemas.openxmlformats.org/officeDocument/2006/relationships/fontTable" Target="fontTable.xml"/><Relationship Id="rId30"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ngshen\AppData\Roaming\Microsoft\Templates\CSSC&#35774;&#35745;&#25253;&#21578;&#27169;&#26495;&#26679;&#24335;&#38145;&#23450;.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39E58B-6F8B-49E0-A2B3-2C238FD08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CSSC设计报告模板样式锁定.dotx</Template>
  <TotalTime>312</TotalTime>
  <Pages>37</Pages>
  <Words>20535</Words>
  <Characters>5901</Characters>
  <Application>Microsoft Office Word</Application>
  <DocSecurity>0</DocSecurity>
  <Lines>49</Lines>
  <Paragraphs>52</Paragraphs>
  <ScaleCrop>false</ScaleCrop>
  <HeadingPairs>
    <vt:vector size="2" baseType="variant">
      <vt:variant>
        <vt:lpstr>Title</vt:lpstr>
      </vt:variant>
      <vt:variant>
        <vt:i4>1</vt:i4>
      </vt:variant>
    </vt:vector>
  </HeadingPairs>
  <TitlesOfParts>
    <vt:vector size="1" baseType="lpstr">
      <vt:lpstr>CSSC</vt:lpstr>
    </vt:vector>
  </TitlesOfParts>
  <Company>NAOC</Company>
  <LinksUpToDate>false</LinksUpToDate>
  <CharactersWithSpaces>26384</CharactersWithSpaces>
  <SharedDoc>false</SharedDoc>
  <HLinks>
    <vt:vector size="24" baseType="variant">
      <vt:variant>
        <vt:i4>1179700</vt:i4>
      </vt:variant>
      <vt:variant>
        <vt:i4>23</vt:i4>
      </vt:variant>
      <vt:variant>
        <vt:i4>0</vt:i4>
      </vt:variant>
      <vt:variant>
        <vt:i4>5</vt:i4>
      </vt:variant>
      <vt:variant>
        <vt:lpwstr/>
      </vt:variant>
      <vt:variant>
        <vt:lpwstr>_Toc244057766</vt:lpwstr>
      </vt:variant>
      <vt:variant>
        <vt:i4>1179700</vt:i4>
      </vt:variant>
      <vt:variant>
        <vt:i4>17</vt:i4>
      </vt:variant>
      <vt:variant>
        <vt:i4>0</vt:i4>
      </vt:variant>
      <vt:variant>
        <vt:i4>5</vt:i4>
      </vt:variant>
      <vt:variant>
        <vt:lpwstr/>
      </vt:variant>
      <vt:variant>
        <vt:lpwstr>_Toc244057765</vt:lpwstr>
      </vt:variant>
      <vt:variant>
        <vt:i4>1179700</vt:i4>
      </vt:variant>
      <vt:variant>
        <vt:i4>11</vt:i4>
      </vt:variant>
      <vt:variant>
        <vt:i4>0</vt:i4>
      </vt:variant>
      <vt:variant>
        <vt:i4>5</vt:i4>
      </vt:variant>
      <vt:variant>
        <vt:lpwstr/>
      </vt:variant>
      <vt:variant>
        <vt:lpwstr>_Toc244057764</vt:lpwstr>
      </vt:variant>
      <vt:variant>
        <vt:i4>1179700</vt:i4>
      </vt:variant>
      <vt:variant>
        <vt:i4>5</vt:i4>
      </vt:variant>
      <vt:variant>
        <vt:i4>0</vt:i4>
      </vt:variant>
      <vt:variant>
        <vt:i4>5</vt:i4>
      </vt:variant>
      <vt:variant>
        <vt:lpwstr/>
      </vt:variant>
      <vt:variant>
        <vt:lpwstr>_Toc244057763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CSSC</dc:title>
  <dc:creator>CSSC</dc:creator>
  <cp:lastModifiedBy>詹虎</cp:lastModifiedBy>
  <cp:revision>48</cp:revision>
  <cp:lastPrinted>2016-11-18T09:35:00Z</cp:lastPrinted>
  <dcterms:created xsi:type="dcterms:W3CDTF">2018-11-13T09:17:00Z</dcterms:created>
  <dcterms:modified xsi:type="dcterms:W3CDTF">2018-11-13T16:45:00Z</dcterms:modified>
</cp:coreProperties>
</file>